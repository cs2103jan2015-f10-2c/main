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proofErr w:type="spellStart"/>
      <w:proofErr w:type="gramStart"/>
      <w:r w:rsidRPr="00B31382">
        <w:rPr>
          <w:b/>
          <w:i/>
          <w:sz w:val="48"/>
          <w:lang w:val="en-US"/>
        </w:rPr>
        <w:t>iPlanner</w:t>
      </w:r>
      <w:proofErr w:type="spellEnd"/>
      <w:proofErr w:type="gramEnd"/>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SG" w:eastAsia="en-SG"/>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8"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SG" w:eastAsia="en-SG"/>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9"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10"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SG" w:eastAsia="en-SG"/>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1"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SG" w:eastAsia="en-SG"/>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2"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SG" w:eastAsia="en-SG"/>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3"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 xml:space="preserve">Yu </w:t>
            </w:r>
            <w:proofErr w:type="spellStart"/>
            <w:r w:rsidRPr="00E26F19">
              <w:rPr>
                <w:lang w:val="en-US"/>
              </w:rPr>
              <w:t>Youngbin</w:t>
            </w:r>
            <w:proofErr w:type="spellEnd"/>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proofErr w:type="spellStart"/>
      <w:proofErr w:type="gramStart"/>
      <w:r w:rsidRPr="004732EC">
        <w:lastRenderedPageBreak/>
        <w:t>iPlanner</w:t>
      </w:r>
      <w:proofErr w:type="spellEnd"/>
      <w:proofErr w:type="gramEnd"/>
      <w:r w:rsidRPr="004732EC">
        <w:t xml:space="preserve"> </w:t>
      </w:r>
      <w:r w:rsidR="00583AB9" w:rsidRPr="004732EC">
        <w:t>User Guide</w:t>
      </w:r>
    </w:p>
    <w:p w:rsidR="00582C92" w:rsidRDefault="00D10D59" w:rsidP="00D10D59">
      <w:pPr>
        <w:pStyle w:val="NoSpacing"/>
        <w:jc w:val="both"/>
        <w:rPr>
          <w:lang w:val="en-US"/>
        </w:rPr>
      </w:pPr>
      <w:r>
        <w:rPr>
          <w:lang w:val="en-US"/>
        </w:rPr>
        <w:t xml:space="preserve">Welcome to </w:t>
      </w:r>
      <w:proofErr w:type="spellStart"/>
      <w:r>
        <w:rPr>
          <w:lang w:val="en-US"/>
        </w:rPr>
        <w:t>iPlanner</w:t>
      </w:r>
      <w:proofErr w:type="spellEnd"/>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proofErr w:type="spellStart"/>
      <w:r>
        <w:rPr>
          <w:lang w:val="en-US"/>
        </w:rPr>
        <w:t>iPlanner</w:t>
      </w:r>
      <w:proofErr w:type="spellEnd"/>
      <w:r>
        <w:rPr>
          <w:lang w:val="en-US"/>
        </w:rPr>
        <w:t xml:space="preserve">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w:t>
      </w:r>
      <w:proofErr w:type="spellStart"/>
      <w:r w:rsidR="00D10D59">
        <w:rPr>
          <w:lang w:val="en-US"/>
        </w:rPr>
        <w:t>iPlanner</w:t>
      </w:r>
      <w:proofErr w:type="spellEnd"/>
      <w:r>
        <w:rPr>
          <w:lang w:val="en-US"/>
        </w:rPr>
        <w:t>, everything at your fingertips!</w:t>
      </w:r>
    </w:p>
    <w:p w:rsidR="002078A2" w:rsidRPr="004732EC" w:rsidRDefault="002078A2" w:rsidP="004732EC">
      <w:pPr>
        <w:pStyle w:val="Heading2"/>
      </w:pPr>
      <w:r w:rsidRPr="004732EC">
        <w:t>The User Interface</w:t>
      </w:r>
    </w:p>
    <w:p w:rsidR="002078A2" w:rsidRDefault="002078A2" w:rsidP="001E107D">
      <w:pPr>
        <w:jc w:val="both"/>
        <w:rPr>
          <w:lang w:val="en-US"/>
        </w:rPr>
      </w:pPr>
      <w:proofErr w:type="spellStart"/>
      <w:proofErr w:type="gramStart"/>
      <w:r>
        <w:rPr>
          <w:lang w:val="en-US"/>
        </w:rPr>
        <w:t>iPlanner’s</w:t>
      </w:r>
      <w:proofErr w:type="spellEnd"/>
      <w:proofErr w:type="gramEnd"/>
      <w:r>
        <w:rPr>
          <w:lang w:val="en-US"/>
        </w:rPr>
        <w:t xml:space="preserve"> user interface is geared towards providing users with fast, understandable, and easily-understood feedback. Control of </w:t>
      </w:r>
      <w:proofErr w:type="spellStart"/>
      <w:r>
        <w:rPr>
          <w:lang w:val="en-US"/>
        </w:rPr>
        <w:t>iPlanner</w:t>
      </w:r>
      <w:proofErr w:type="spellEnd"/>
      <w:r>
        <w:rPr>
          <w:lang w:val="en-US"/>
        </w:rPr>
        <w:t xml:space="preserve"> is </w:t>
      </w:r>
      <w:r w:rsidR="001E107D">
        <w:rPr>
          <w:lang w:val="en-US"/>
        </w:rPr>
        <w:t>achieved</w:t>
      </w:r>
      <w:r>
        <w:rPr>
          <w:lang w:val="en-US"/>
        </w:rPr>
        <w:t xml:space="preserve"> </w:t>
      </w:r>
      <w:r w:rsidR="001E107D">
        <w:rPr>
          <w:lang w:val="en-US"/>
        </w:rPr>
        <w:t>entirely</w:t>
      </w:r>
      <w:r>
        <w:rPr>
          <w:lang w:val="en-US"/>
        </w:rPr>
        <w:t xml:space="preserve"> </w:t>
      </w:r>
      <w:r w:rsidR="001E107D">
        <w:rPr>
          <w:lang w:val="en-US"/>
        </w:rPr>
        <w:t>through the</w:t>
      </w:r>
      <w:r>
        <w:rPr>
          <w:lang w:val="en-US"/>
        </w:rPr>
        <w:t xml:space="preserve"> keyboard</w:t>
      </w:r>
      <w:r w:rsidR="00CF1B7A">
        <w:rPr>
          <w:lang w:val="en-US"/>
        </w:rPr>
        <w:t xml:space="preserve">, and the entering of commands to </w:t>
      </w:r>
      <w:proofErr w:type="spellStart"/>
      <w:r w:rsidR="00CF1B7A">
        <w:rPr>
          <w:lang w:val="en-US"/>
        </w:rPr>
        <w:t>iPlanner</w:t>
      </w:r>
      <w:proofErr w:type="spellEnd"/>
      <w:r w:rsidR="00CF1B7A">
        <w:rPr>
          <w:lang w:val="en-US"/>
        </w:rPr>
        <w:t xml:space="preserve"> is easy to pick up.</w:t>
      </w:r>
    </w:p>
    <w:p w:rsidR="00DF1EA5" w:rsidRDefault="00DF1EA5" w:rsidP="00DF1EA5">
      <w:pPr>
        <w:jc w:val="center"/>
        <w:rPr>
          <w:lang w:val="en-US"/>
        </w:rPr>
      </w:pPr>
      <w:r>
        <w:rPr>
          <w:noProof/>
          <w:lang w:val="en-SG" w:eastAsia="en-SG"/>
        </w:rPr>
        <w:drawing>
          <wp:inline distT="0" distB="0" distL="0" distR="0">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1E107D">
      <w:pPr>
        <w:jc w:val="both"/>
        <w:rPr>
          <w:lang w:val="en-US"/>
        </w:rPr>
      </w:pPr>
      <w:r>
        <w:rPr>
          <w:lang w:val="en-US"/>
        </w:rPr>
        <w:t xml:space="preserve">The image above shows how items are displayed in </w:t>
      </w:r>
      <w:proofErr w:type="spellStart"/>
      <w:r>
        <w:rPr>
          <w:lang w:val="en-US"/>
        </w:rPr>
        <w:t>iPlanner</w:t>
      </w:r>
      <w:proofErr w:type="spellEnd"/>
      <w:r>
        <w:rPr>
          <w:lang w:val="en-US"/>
        </w:rPr>
        <w:t>. An item has up to six fields</w:t>
      </w:r>
      <w:r w:rsidR="001E107D">
        <w:rPr>
          <w:lang w:val="en-US"/>
        </w:rPr>
        <w:t xml:space="preserve"> for </w:t>
      </w:r>
      <w:r>
        <w:rPr>
          <w:lang w:val="en-US"/>
        </w:rPr>
        <w:t>information</w:t>
      </w:r>
      <w:r w:rsidR="001E107D">
        <w:rPr>
          <w:lang w:val="en-US"/>
        </w:rPr>
        <w:t xml:space="preserve"> storage</w:t>
      </w:r>
      <w:r>
        <w:rPr>
          <w:lang w:val="en-US"/>
        </w:rPr>
        <w:t xml:space="preserve">, namely Name, Description, Start Time, End Time, Priority, and Completion. The different fields have also been </w:t>
      </w:r>
      <w:proofErr w:type="spellStart"/>
      <w:r>
        <w:rPr>
          <w:lang w:val="en-US"/>
        </w:rPr>
        <w:t>colour</w:t>
      </w:r>
      <w:proofErr w:type="spellEnd"/>
      <w:r>
        <w:rPr>
          <w:lang w:val="en-US"/>
        </w:rPr>
        <w:t>-coded to ensure easy recognizing of elements that are important (e.g. High priority items).</w:t>
      </w:r>
    </w:p>
    <w:p w:rsidR="00582C92" w:rsidRDefault="00EE0962" w:rsidP="001E107D">
      <w:pPr>
        <w:pStyle w:val="Heading2"/>
        <w:jc w:val="both"/>
      </w:pPr>
      <w:r>
        <w:t xml:space="preserve">How </w:t>
      </w:r>
      <w:r w:rsidR="003A655E">
        <w:t>Commands Work</w:t>
      </w:r>
    </w:p>
    <w:p w:rsidR="00857AEF" w:rsidRDefault="0066463B" w:rsidP="001E107D">
      <w:pPr>
        <w:pStyle w:val="Normal1"/>
        <w:spacing w:line="240" w:lineRule="auto"/>
        <w:jc w:val="both"/>
      </w:pPr>
      <w:proofErr w:type="spellStart"/>
      <w:proofErr w:type="gramStart"/>
      <w:r>
        <w:t>iPlanner</w:t>
      </w:r>
      <w:proofErr w:type="spellEnd"/>
      <w:proofErr w:type="gramEnd"/>
      <w:r>
        <w:t xml:space="preserve"> supports entering multiple relevant commands in the sa</w:t>
      </w:r>
      <w:r w:rsidR="00857AEF">
        <w:t>me line. For example, entering:</w:t>
      </w:r>
    </w:p>
    <w:p w:rsidR="0066463B" w:rsidRDefault="0066463B" w:rsidP="001E107D">
      <w:pPr>
        <w:pStyle w:val="Normal1"/>
        <w:spacing w:line="240" w:lineRule="auto"/>
        <w:jc w:val="both"/>
      </w:pPr>
      <w:proofErr w:type="gramStart"/>
      <w:r>
        <w:rPr>
          <w:i/>
        </w:rPr>
        <w:t>add</w:t>
      </w:r>
      <w:proofErr w:type="gramEnd"/>
      <w:r>
        <w:rPr>
          <w:i/>
        </w:rPr>
        <w:t xml:space="preserve"> Boss’s birthday party </w:t>
      </w:r>
      <w:r w:rsidR="00387616">
        <w:rPr>
          <w:i/>
        </w:rPr>
        <w:t>-start 15/03/2015 1300 -</w:t>
      </w:r>
      <w:r>
        <w:rPr>
          <w:i/>
        </w:rPr>
        <w:t>end 15/03</w:t>
      </w:r>
      <w:r w:rsidR="00387616">
        <w:rPr>
          <w:i/>
        </w:rPr>
        <w:t>/2015</w:t>
      </w:r>
      <w:r>
        <w:rPr>
          <w:i/>
        </w:rPr>
        <w:t xml:space="preserve"> 1430 </w:t>
      </w:r>
      <w:r w:rsidR="00387616">
        <w:rPr>
          <w:i/>
        </w:rPr>
        <w:t>-</w:t>
      </w:r>
      <w:proofErr w:type="spellStart"/>
      <w:r>
        <w:rPr>
          <w:i/>
        </w:rPr>
        <w:t>desc</w:t>
      </w:r>
      <w:proofErr w:type="spellEnd"/>
      <w:r>
        <w:rPr>
          <w:i/>
        </w:rPr>
        <w:t xml:space="preserve"> 24 Kent Ridge Park, buy </w:t>
      </w:r>
      <w:r w:rsidR="00387616">
        <w:rPr>
          <w:i/>
        </w:rPr>
        <w:t>present -priority</w:t>
      </w:r>
      <w:r>
        <w:rPr>
          <w:i/>
        </w:rPr>
        <w:t xml:space="preserve"> H</w:t>
      </w:r>
    </w:p>
    <w:p w:rsidR="0066463B" w:rsidRDefault="0066463B" w:rsidP="001E107D">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1E107D">
      <w:pPr>
        <w:pStyle w:val="Heading3"/>
        <w:jc w:val="both"/>
      </w:pPr>
      <w:r w:rsidRPr="004732EC">
        <w:lastRenderedPageBreak/>
        <w:t>Main Commands</w:t>
      </w:r>
    </w:p>
    <w:p w:rsidR="00DF1EA5" w:rsidRDefault="00250989" w:rsidP="001E107D">
      <w:pPr>
        <w:pStyle w:val="Normal1"/>
        <w:spacing w:after="0" w:line="240" w:lineRule="auto"/>
        <w:jc w:val="both"/>
      </w:pPr>
      <w:r>
        <w:t>Main</w:t>
      </w:r>
      <w:r w:rsidR="00DF1EA5">
        <w:t xml:space="preserve"> input commands:</w:t>
      </w:r>
    </w:p>
    <w:p w:rsidR="00DF1EA5" w:rsidRDefault="00DF1EA5" w:rsidP="001E107D">
      <w:pPr>
        <w:pStyle w:val="Normal1"/>
        <w:numPr>
          <w:ilvl w:val="0"/>
          <w:numId w:val="13"/>
        </w:numPr>
        <w:spacing w:after="0" w:line="240" w:lineRule="auto"/>
        <w:jc w:val="both"/>
      </w:pPr>
      <w:r>
        <w:t>add</w:t>
      </w:r>
      <w:r>
        <w:tab/>
      </w:r>
      <w:r w:rsidR="00250989">
        <w:tab/>
      </w:r>
      <w:r>
        <w:t>-</w:t>
      </w:r>
      <w:r>
        <w:tab/>
        <w:t xml:space="preserve">Add a new item into </w:t>
      </w:r>
      <w:proofErr w:type="spellStart"/>
      <w:r>
        <w:t>iPlanner</w:t>
      </w:r>
      <w:proofErr w:type="spellEnd"/>
    </w:p>
    <w:p w:rsidR="00DF1EA5" w:rsidRDefault="00DF1EA5" w:rsidP="001E107D">
      <w:pPr>
        <w:pStyle w:val="Normal1"/>
        <w:numPr>
          <w:ilvl w:val="0"/>
          <w:numId w:val="13"/>
        </w:numPr>
        <w:spacing w:after="0" w:line="240" w:lineRule="auto"/>
        <w:jc w:val="both"/>
      </w:pPr>
      <w:r>
        <w:t>del</w:t>
      </w:r>
      <w:r w:rsidR="00250989">
        <w:t>/delete</w:t>
      </w:r>
      <w:r>
        <w:tab/>
        <w:t>-</w:t>
      </w:r>
      <w:r>
        <w:tab/>
        <w:t xml:space="preserve">Remove an item from </w:t>
      </w:r>
      <w:proofErr w:type="spellStart"/>
      <w:r>
        <w:t>iPlanner</w:t>
      </w:r>
      <w:proofErr w:type="spellEnd"/>
    </w:p>
    <w:p w:rsidR="00DF1EA5" w:rsidRDefault="00DF1EA5" w:rsidP="001E107D">
      <w:pPr>
        <w:pStyle w:val="Normal1"/>
        <w:numPr>
          <w:ilvl w:val="0"/>
          <w:numId w:val="13"/>
        </w:numPr>
        <w:spacing w:after="0" w:line="240" w:lineRule="auto"/>
        <w:jc w:val="both"/>
      </w:pPr>
      <w:r>
        <w:t>edit</w:t>
      </w:r>
      <w:r>
        <w:tab/>
      </w:r>
      <w:r w:rsidR="00250989">
        <w:tab/>
      </w:r>
      <w:r>
        <w:t>-</w:t>
      </w:r>
      <w:r>
        <w:tab/>
        <w:t xml:space="preserve">Edit the field(s) of an item in </w:t>
      </w:r>
      <w:proofErr w:type="spellStart"/>
      <w:r>
        <w:t>iPlanner</w:t>
      </w:r>
      <w:proofErr w:type="spellEnd"/>
    </w:p>
    <w:p w:rsidR="000A383A" w:rsidRDefault="000A383A" w:rsidP="001E107D">
      <w:pPr>
        <w:pStyle w:val="Normal1"/>
        <w:numPr>
          <w:ilvl w:val="0"/>
          <w:numId w:val="13"/>
        </w:numPr>
        <w:spacing w:after="0" w:line="240" w:lineRule="auto"/>
        <w:jc w:val="both"/>
      </w:pPr>
      <w:r>
        <w:t>done/undone</w:t>
      </w:r>
      <w:r>
        <w:tab/>
        <w:t>-</w:t>
      </w:r>
      <w:r>
        <w:tab/>
        <w:t>Marks an item as done/undone</w:t>
      </w:r>
    </w:p>
    <w:p w:rsidR="00DF1EA5" w:rsidRDefault="00250989" w:rsidP="001E107D">
      <w:pPr>
        <w:pStyle w:val="Normal1"/>
        <w:spacing w:after="0" w:line="240" w:lineRule="auto"/>
        <w:jc w:val="both"/>
      </w:pPr>
      <w:r>
        <w:t>M</w:t>
      </w:r>
      <w:r w:rsidR="00DF1EA5">
        <w:t>ain display commands:</w:t>
      </w:r>
    </w:p>
    <w:p w:rsidR="00DF1EA5" w:rsidRDefault="00DF1EA5" w:rsidP="001E107D">
      <w:pPr>
        <w:pStyle w:val="Normal1"/>
        <w:numPr>
          <w:ilvl w:val="0"/>
          <w:numId w:val="13"/>
        </w:numPr>
        <w:spacing w:after="0" w:line="240" w:lineRule="auto"/>
        <w:jc w:val="both"/>
      </w:pPr>
      <w:r>
        <w:t>search</w:t>
      </w:r>
      <w:r>
        <w:tab/>
        <w:t>-</w:t>
      </w:r>
      <w:r>
        <w:tab/>
        <w:t xml:space="preserve">Search for a keyword/phrase within the items in </w:t>
      </w:r>
      <w:proofErr w:type="spellStart"/>
      <w:r>
        <w:t>iPlanner</w:t>
      </w:r>
      <w:proofErr w:type="spellEnd"/>
    </w:p>
    <w:p w:rsidR="00DF1EA5" w:rsidRDefault="00DF1EA5" w:rsidP="001E107D">
      <w:pPr>
        <w:pStyle w:val="Normal1"/>
        <w:numPr>
          <w:ilvl w:val="0"/>
          <w:numId w:val="13"/>
        </w:numPr>
        <w:spacing w:after="0" w:line="240" w:lineRule="auto"/>
        <w:jc w:val="both"/>
      </w:pPr>
      <w:r>
        <w:t>sort</w:t>
      </w:r>
      <w:r>
        <w:tab/>
        <w:t>-</w:t>
      </w:r>
      <w:r>
        <w:tab/>
        <w:t>Sort the items on display according to date/name/priority</w:t>
      </w:r>
    </w:p>
    <w:p w:rsidR="00DF1EA5" w:rsidRDefault="00DF1EA5" w:rsidP="001E107D">
      <w:pPr>
        <w:pStyle w:val="Normal1"/>
        <w:numPr>
          <w:ilvl w:val="0"/>
          <w:numId w:val="13"/>
        </w:numPr>
        <w:spacing w:after="0" w:line="240" w:lineRule="auto"/>
        <w:jc w:val="both"/>
      </w:pPr>
      <w:proofErr w:type="gramStart"/>
      <w:r>
        <w:t>view</w:t>
      </w:r>
      <w:proofErr w:type="gramEnd"/>
      <w:r>
        <w:tab/>
        <w:t>-</w:t>
      </w:r>
      <w:r>
        <w:tab/>
        <w:t>View only items meeting the condition (high priority, range of dates, all, etc.)</w:t>
      </w:r>
    </w:p>
    <w:p w:rsidR="00DF1EA5" w:rsidRDefault="00DF1EA5" w:rsidP="001E107D">
      <w:pPr>
        <w:pStyle w:val="Normal1"/>
        <w:spacing w:after="0" w:line="240" w:lineRule="auto"/>
        <w:jc w:val="both"/>
      </w:pPr>
      <w:r>
        <w:t>Other main commands:</w:t>
      </w:r>
    </w:p>
    <w:p w:rsidR="00DF1EA5" w:rsidRDefault="00DF1EA5" w:rsidP="001E107D">
      <w:pPr>
        <w:pStyle w:val="Normal1"/>
        <w:numPr>
          <w:ilvl w:val="0"/>
          <w:numId w:val="14"/>
        </w:numPr>
        <w:spacing w:after="0" w:line="240" w:lineRule="auto"/>
        <w:jc w:val="both"/>
      </w:pPr>
      <w:r>
        <w:t>clear</w:t>
      </w:r>
      <w:r>
        <w:tab/>
        <w:t>-</w:t>
      </w:r>
      <w:r>
        <w:tab/>
        <w:t xml:space="preserve">Removes all currently-displayed items from </w:t>
      </w:r>
      <w:proofErr w:type="spellStart"/>
      <w:r>
        <w:t>iPlanner</w:t>
      </w:r>
      <w:proofErr w:type="spellEnd"/>
    </w:p>
    <w:p w:rsidR="00DF1EA5" w:rsidRDefault="00DF1EA5" w:rsidP="001E107D">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1E107D">
      <w:pPr>
        <w:pStyle w:val="Normal1"/>
        <w:numPr>
          <w:ilvl w:val="0"/>
          <w:numId w:val="14"/>
        </w:numPr>
        <w:spacing w:after="0" w:line="240" w:lineRule="auto"/>
        <w:jc w:val="both"/>
      </w:pPr>
      <w:r>
        <w:t>exit</w:t>
      </w:r>
      <w:r>
        <w:tab/>
        <w:t>-</w:t>
      </w:r>
      <w:r>
        <w:tab/>
        <w:t xml:space="preserve">Exits </w:t>
      </w:r>
      <w:proofErr w:type="spellStart"/>
      <w:r>
        <w:t>iPlanner</w:t>
      </w:r>
      <w:proofErr w:type="spellEnd"/>
    </w:p>
    <w:p w:rsidR="00250989" w:rsidRDefault="00250989" w:rsidP="001E107D">
      <w:pPr>
        <w:pStyle w:val="Heading3"/>
        <w:jc w:val="both"/>
      </w:pPr>
      <w:r>
        <w:t>Sub-Commands</w:t>
      </w:r>
    </w:p>
    <w:p w:rsidR="00250989" w:rsidRDefault="00250989" w:rsidP="001E107D">
      <w:pPr>
        <w:spacing w:after="0"/>
        <w:jc w:val="both"/>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1E107D">
      <w:pPr>
        <w:pStyle w:val="ListParagraph"/>
        <w:numPr>
          <w:ilvl w:val="0"/>
          <w:numId w:val="15"/>
        </w:numPr>
        <w:jc w:val="both"/>
        <w:rPr>
          <w:ins w:id="0" w:author="Ng Chon Beng" w:date="2015-04-13T22:18:00Z"/>
        </w:rPr>
      </w:pPr>
      <w:r>
        <w:t>-</w:t>
      </w:r>
      <w:del w:id="1" w:author="Ng Chon Beng" w:date="2015-04-13T22:17:00Z">
        <w:r w:rsidDel="002F7E41">
          <w:delText>desc</w:delText>
        </w:r>
      </w:del>
      <w:ins w:id="2" w:author="Ng Chon Beng" w:date="2015-04-13T22:16:00Z">
        <w:r w:rsidR="002F7E41">
          <w:t>desc</w:t>
        </w:r>
      </w:ins>
      <w:ins w:id="3" w:author="Ng Chon Beng" w:date="2015-04-13T22:17:00Z">
        <w:r w:rsidR="002F7E41">
          <w:t>ription/-</w:t>
        </w:r>
        <w:proofErr w:type="spellStart"/>
        <w:r w:rsidR="002F7E41">
          <w:t>desc</w:t>
        </w:r>
      </w:ins>
      <w:proofErr w:type="spellEnd"/>
      <w:del w:id="4" w:author="Ng Chon Beng" w:date="2015-04-13T22:17:00Z">
        <w:r w:rsidDel="002F7E41">
          <w:tab/>
        </w:r>
      </w:del>
      <w:r>
        <w:tab/>
        <w:t>-</w:t>
      </w:r>
      <w:r>
        <w:tab/>
        <w:t>Configure item de</w:t>
      </w:r>
      <w:ins w:id="5" w:author="Ng Chon Beng" w:date="2015-04-13T22:18:00Z">
        <w:r w:rsidR="002F7E41">
          <w:t>scri</w:t>
        </w:r>
      </w:ins>
      <w:del w:id="6" w:author="Ng Chon Beng" w:date="2015-04-13T22:18:00Z">
        <w:r w:rsidDel="002F7E41">
          <w:delText>scri</w:delText>
        </w:r>
      </w:del>
      <w:r>
        <w:t>ption</w:t>
      </w:r>
    </w:p>
    <w:p w:rsidR="002F7E41" w:rsidRDefault="002F7E41" w:rsidP="002F7E41">
      <w:pPr>
        <w:pStyle w:val="ListParagraph"/>
        <w:numPr>
          <w:ilvl w:val="0"/>
          <w:numId w:val="15"/>
        </w:numPr>
        <w:jc w:val="both"/>
        <w:pPrChange w:id="7" w:author="Ng Chon Beng" w:date="2015-04-13T22:18:00Z">
          <w:pPr>
            <w:pStyle w:val="ListParagraph"/>
            <w:numPr>
              <w:numId w:val="15"/>
            </w:numPr>
            <w:ind w:hanging="360"/>
            <w:jc w:val="both"/>
          </w:pPr>
        </w:pPrChange>
      </w:pPr>
      <w:ins w:id="8" w:author="Ng Chon Beng" w:date="2015-04-13T22:18:00Z">
        <w:r>
          <w:t>-date</w:t>
        </w:r>
        <w:r>
          <w:tab/>
        </w:r>
        <w:r>
          <w:tab/>
        </w:r>
        <w:r>
          <w:tab/>
          <w:t>-</w:t>
        </w:r>
        <w:r>
          <w:tab/>
          <w:t xml:space="preserve">Configure item start </w:t>
        </w:r>
      </w:ins>
      <w:ins w:id="9" w:author="Ng Chon Beng" w:date="2015-04-13T22:19:00Z">
        <w:r>
          <w:t>(</w:t>
        </w:r>
      </w:ins>
      <w:ins w:id="10" w:author="Ng Chon Beng" w:date="2015-04-13T22:18:00Z">
        <w:r>
          <w:t>and end</w:t>
        </w:r>
      </w:ins>
      <w:ins w:id="11" w:author="Ng Chon Beng" w:date="2015-04-13T22:44:00Z">
        <w:r w:rsidR="00445BEC">
          <w:t>)</w:t>
        </w:r>
      </w:ins>
      <w:ins w:id="12" w:author="Ng Chon Beng" w:date="2015-04-13T22:18:00Z">
        <w:r>
          <w:t xml:space="preserve"> date/time</w:t>
        </w:r>
      </w:ins>
    </w:p>
    <w:p w:rsidR="00250989" w:rsidRDefault="00250989" w:rsidP="001E107D">
      <w:pPr>
        <w:pStyle w:val="ListParagraph"/>
        <w:numPr>
          <w:ilvl w:val="0"/>
          <w:numId w:val="15"/>
        </w:numPr>
        <w:jc w:val="both"/>
      </w:pPr>
      <w:r>
        <w:t>-start</w:t>
      </w:r>
      <w:ins w:id="13" w:author="Ng Chon Beng" w:date="2015-04-13T22:18:00Z">
        <w:r w:rsidR="002F7E41">
          <w:tab/>
        </w:r>
      </w:ins>
      <w:del w:id="14" w:author="Ng Chon Beng" w:date="2015-04-13T22:18:00Z">
        <w:r w:rsidDel="002F7E41">
          <w:delText>/-date</w:delText>
        </w:r>
      </w:del>
      <w:r>
        <w:tab/>
      </w:r>
      <w:ins w:id="15" w:author="Ng Chon Beng" w:date="2015-04-13T22:17:00Z">
        <w:r w:rsidR="002F7E41">
          <w:tab/>
        </w:r>
      </w:ins>
      <w:del w:id="16" w:author="Ng Chon Beng" w:date="2015-04-13T22:17:00Z">
        <w:r w:rsidDel="002F7E41">
          <w:delText>-</w:delText>
        </w:r>
      </w:del>
      <w:ins w:id="17" w:author="Ng Chon Beng" w:date="2015-04-13T22:17:00Z">
        <w:r w:rsidR="002F7E41">
          <w:t>-</w:t>
        </w:r>
      </w:ins>
      <w:r>
        <w:tab/>
        <w:t>Configure item start date/time</w:t>
      </w:r>
    </w:p>
    <w:p w:rsidR="00250989" w:rsidRDefault="00250989" w:rsidP="001E107D">
      <w:pPr>
        <w:pStyle w:val="ListParagraph"/>
        <w:numPr>
          <w:ilvl w:val="0"/>
          <w:numId w:val="15"/>
        </w:numPr>
        <w:jc w:val="both"/>
      </w:pPr>
      <w:r>
        <w:t>-end/-due</w:t>
      </w:r>
      <w:r>
        <w:tab/>
      </w:r>
      <w:ins w:id="18" w:author="Ng Chon Beng" w:date="2015-04-13T22:17:00Z">
        <w:r w:rsidR="002F7E41">
          <w:tab/>
        </w:r>
      </w:ins>
      <w:r>
        <w:t>-</w:t>
      </w:r>
      <w:r>
        <w:tab/>
        <w:t>Configure item end date/time</w:t>
      </w:r>
    </w:p>
    <w:p w:rsidR="00250989" w:rsidRDefault="00F379F6" w:rsidP="001E107D">
      <w:pPr>
        <w:pStyle w:val="ListParagraph"/>
        <w:numPr>
          <w:ilvl w:val="0"/>
          <w:numId w:val="15"/>
        </w:numPr>
        <w:jc w:val="both"/>
      </w:pPr>
      <w:r>
        <w:t>-priority</w:t>
      </w:r>
      <w:r>
        <w:tab/>
      </w:r>
      <w:ins w:id="19" w:author="Ng Chon Beng" w:date="2015-04-13T22:17:00Z">
        <w:r w:rsidR="002F7E41">
          <w:tab/>
        </w:r>
      </w:ins>
      <w:r>
        <w:t>-</w:t>
      </w:r>
      <w:r>
        <w:tab/>
        <w:t>Configure item prio</w:t>
      </w:r>
      <w:r w:rsidR="00250989">
        <w:t>rity</w:t>
      </w:r>
    </w:p>
    <w:p w:rsidR="00693835" w:rsidRDefault="00250989" w:rsidP="001E107D">
      <w:pPr>
        <w:pStyle w:val="ListParagraph"/>
        <w:numPr>
          <w:ilvl w:val="0"/>
          <w:numId w:val="15"/>
        </w:numPr>
        <w:jc w:val="both"/>
      </w:pPr>
      <w:r>
        <w:t>-remove/-</w:t>
      </w:r>
      <w:proofErr w:type="spellStart"/>
      <w:r>
        <w:t>rmv</w:t>
      </w:r>
      <w:proofErr w:type="spellEnd"/>
      <w:r>
        <w:tab/>
      </w:r>
      <w:ins w:id="20" w:author="Ng Chon Beng" w:date="2015-04-13T22:17:00Z">
        <w:r w:rsidR="002F7E41">
          <w:tab/>
        </w:r>
      </w:ins>
      <w:r>
        <w:t>-</w:t>
      </w:r>
      <w:r>
        <w:tab/>
        <w:t>Remove a field from the item (only for ‘</w:t>
      </w:r>
      <w:r w:rsidRPr="00250989">
        <w:rPr>
          <w:i/>
        </w:rPr>
        <w:t>edit’</w:t>
      </w:r>
      <w:r>
        <w:t>)</w:t>
      </w:r>
    </w:p>
    <w:p w:rsidR="00EE0962" w:rsidRPr="00564B1B" w:rsidRDefault="00250989" w:rsidP="001E107D">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1E107D">
      <w:pPr>
        <w:pStyle w:val="Heading2"/>
        <w:jc w:val="both"/>
      </w:pPr>
      <w:r>
        <w:t xml:space="preserve">Add New </w:t>
      </w:r>
      <w:r w:rsidR="00F73731">
        <w:t>Item</w:t>
      </w:r>
    </w:p>
    <w:p w:rsidR="00745C2D" w:rsidRDefault="00745C2D" w:rsidP="001E107D">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 xml:space="preserve">add </w:t>
      </w:r>
      <w:r w:rsidR="00F379F6">
        <w:rPr>
          <w:rFonts w:ascii="Calibri" w:hAnsi="Calibri"/>
          <w:i/>
          <w:iCs/>
          <w:color w:val="000000"/>
        </w:rPr>
        <w:t>&lt;</w:t>
      </w:r>
      <w:r w:rsidR="003A655E" w:rsidRPr="007E3B3C">
        <w:rPr>
          <w:rFonts w:ascii="Calibri" w:hAnsi="Calibri"/>
          <w:i/>
          <w:iCs/>
          <w:color w:val="000000"/>
        </w:rPr>
        <w:t xml:space="preserve">name of </w:t>
      </w:r>
      <w:r w:rsidR="00F73731">
        <w:rPr>
          <w:rFonts w:ascii="Calibri" w:hAnsi="Calibri"/>
          <w:i/>
          <w:iCs/>
          <w:color w:val="000000"/>
        </w:rPr>
        <w:t>item</w:t>
      </w:r>
      <w:r w:rsidR="00F379F6">
        <w:rPr>
          <w:rFonts w:ascii="Calibri" w:hAnsi="Calibri"/>
          <w:i/>
          <w:iCs/>
          <w:color w:val="000000"/>
        </w:rPr>
        <w:t>&gt;</w:t>
      </w:r>
      <w:r w:rsidR="00693835">
        <w:rPr>
          <w:rFonts w:ascii="Calibri" w:hAnsi="Calibri"/>
          <w:i/>
          <w:iCs/>
          <w:color w:val="000000"/>
        </w:rPr>
        <w:t xml:space="preserve">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1E107D">
      <w:pPr>
        <w:pStyle w:val="NoSpacing"/>
        <w:spacing w:before="240"/>
        <w:jc w:val="center"/>
        <w:rPr>
          <w:rFonts w:ascii="Calibri" w:hAnsi="Calibri"/>
          <w:color w:val="000000"/>
        </w:rPr>
      </w:pPr>
      <w:r>
        <w:rPr>
          <w:noProof/>
          <w:lang w:val="en-SG" w:eastAsia="en-SG"/>
        </w:rPr>
        <w:drawing>
          <wp:inline distT="0" distB="0" distL="0" distR="0">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 xml:space="preserve">Edit </w:t>
      </w:r>
      <w:r w:rsidR="00F73731">
        <w:t>Item</w:t>
      </w:r>
    </w:p>
    <w:p w:rsidR="003F6696" w:rsidRDefault="003A655E" w:rsidP="001E107D">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1E107D">
      <w:pPr>
        <w:pStyle w:val="NoSpacing"/>
        <w:jc w:val="center"/>
        <w:rPr>
          <w:rFonts w:ascii="Calibri" w:hAnsi="Calibri"/>
          <w:color w:val="000000"/>
          <w:szCs w:val="23"/>
        </w:rPr>
      </w:pPr>
      <w:r>
        <w:rPr>
          <w:noProof/>
          <w:lang w:val="en-SG" w:eastAsia="en-SG"/>
        </w:rPr>
        <w:drawing>
          <wp:inline distT="0" distB="0" distL="0" distR="0">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rsidP="001E107D">
      <w:pPr>
        <w:jc w:val="both"/>
        <w:rPr>
          <w:rFonts w:ascii="Calibri" w:hAnsi="Calibri"/>
          <w:color w:val="000000"/>
          <w:szCs w:val="23"/>
        </w:rPr>
      </w:pPr>
      <w:r>
        <w:rPr>
          <w:rFonts w:ascii="Calibri" w:hAnsi="Calibri"/>
          <w:color w:val="000000"/>
          <w:szCs w:val="23"/>
        </w:rPr>
        <w:br w:type="page"/>
      </w:r>
    </w:p>
    <w:p w:rsidR="00C32D27" w:rsidRDefault="00C32D27" w:rsidP="001E107D">
      <w:pPr>
        <w:pStyle w:val="Heading2"/>
        <w:jc w:val="both"/>
      </w:pPr>
      <w:r>
        <w:lastRenderedPageBreak/>
        <w:t>Delete Item</w:t>
      </w:r>
    </w:p>
    <w:p w:rsidR="00C32D27" w:rsidRDefault="00C32D27" w:rsidP="001E107D">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proofErr w:type="gramStart"/>
      <w:r w:rsidR="00857AEF">
        <w:rPr>
          <w:rFonts w:ascii="Calibri" w:hAnsi="Calibri"/>
          <w:i/>
          <w:color w:val="000000"/>
          <w:szCs w:val="23"/>
        </w:rPr>
        <w:t>del</w:t>
      </w:r>
      <w:proofErr w:type="gramEnd"/>
      <w:r w:rsidR="00857AEF">
        <w:rPr>
          <w:rFonts w:ascii="Calibri" w:hAnsi="Calibri"/>
          <w:i/>
          <w:color w:val="000000"/>
          <w:szCs w:val="23"/>
        </w:rPr>
        <w:t xml:space="preserve">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SG" w:eastAsia="en-SG"/>
        </w:rPr>
        <w:drawing>
          <wp:inline distT="0" distB="0" distL="0" distR="0">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1E107D">
      <w:pPr>
        <w:pStyle w:val="Heading2"/>
        <w:jc w:val="both"/>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1E107D">
      <w:pPr>
        <w:pStyle w:val="NoSpacing"/>
        <w:jc w:val="both"/>
        <w:rPr>
          <w:rFonts w:ascii="Calibri" w:hAnsi="Calibri"/>
          <w:color w:val="000000"/>
          <w:szCs w:val="23"/>
          <w:lang w:val="en-SG"/>
        </w:rPr>
      </w:pPr>
      <w:r w:rsidRPr="007E3B3C">
        <w:rPr>
          <w:rFonts w:ascii="Calibri" w:hAnsi="Calibri"/>
          <w:color w:val="000000"/>
          <w:szCs w:val="23"/>
          <w:lang w:val="en-SG"/>
        </w:rPr>
        <w:t xml:space="preserve">In </w:t>
      </w:r>
      <w:proofErr w:type="spellStart"/>
      <w:r w:rsidRPr="007E3B3C">
        <w:rPr>
          <w:rFonts w:ascii="Calibri" w:hAnsi="Calibri"/>
          <w:color w:val="000000"/>
          <w:szCs w:val="23"/>
          <w:lang w:val="en-SG"/>
        </w:rPr>
        <w:t>iPlanner</w:t>
      </w:r>
      <w:proofErr w:type="spellEnd"/>
      <w:r w:rsidRPr="007E3B3C">
        <w:rPr>
          <w:rFonts w:ascii="Calibri" w:hAnsi="Calibri"/>
          <w:color w:val="000000"/>
          <w:szCs w:val="23"/>
          <w:lang w:val="en-SG"/>
        </w:rPr>
        <w:t xml:space="preserve">,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9B1403" w:rsidRDefault="003A655E" w:rsidP="001E107D">
      <w:pPr>
        <w:pStyle w:val="NoSpacing"/>
        <w:numPr>
          <w:ilvl w:val="0"/>
          <w:numId w:val="1"/>
        </w:numPr>
        <w:jc w:val="both"/>
        <w:rPr>
          <w:ins w:id="21" w:author="Ng Chon Beng" w:date="2015-04-13T23:20:00Z"/>
          <w:rFonts w:ascii="Calibri" w:hAnsi="Calibri"/>
          <w:color w:val="000000"/>
          <w:szCs w:val="23"/>
          <w:lang w:val="en-SG"/>
        </w:rPr>
      </w:pPr>
      <w:r w:rsidRPr="007E3B3C">
        <w:rPr>
          <w:rFonts w:ascii="Calibri" w:hAnsi="Calibri"/>
          <w:color w:val="000000"/>
          <w:szCs w:val="23"/>
          <w:lang w:val="en-SG"/>
        </w:rPr>
        <w:t xml:space="preserve">Specify start time by entering </w:t>
      </w:r>
    </w:p>
    <w:p w:rsidR="009B1403" w:rsidRDefault="00693835" w:rsidP="009B1403">
      <w:pPr>
        <w:pStyle w:val="NoSpacing"/>
        <w:numPr>
          <w:ilvl w:val="1"/>
          <w:numId w:val="1"/>
        </w:numPr>
        <w:jc w:val="both"/>
        <w:rPr>
          <w:ins w:id="22" w:author="Ng Chon Beng" w:date="2015-04-13T23:21:00Z"/>
          <w:rFonts w:ascii="Calibri" w:hAnsi="Calibri"/>
          <w:color w:val="000000"/>
          <w:szCs w:val="23"/>
          <w:lang w:val="en-SG"/>
        </w:rPr>
        <w:pPrChange w:id="23" w:author="Ng Chon Beng" w:date="2015-04-13T23:20:00Z">
          <w:pPr>
            <w:pStyle w:val="NoSpacing"/>
            <w:numPr>
              <w:numId w:val="1"/>
            </w:numPr>
            <w:ind w:left="720" w:hanging="360"/>
            <w:jc w:val="both"/>
          </w:pPr>
        </w:pPrChange>
      </w:pPr>
      <w:r>
        <w:rPr>
          <w:rFonts w:ascii="Calibri" w:hAnsi="Calibri"/>
          <w:i/>
          <w:color w:val="000000"/>
          <w:szCs w:val="23"/>
          <w:lang w:val="en-SG"/>
        </w:rPr>
        <w:t>-</w:t>
      </w:r>
      <w:r w:rsidR="003A655E" w:rsidRPr="007E3B3C">
        <w:rPr>
          <w:rFonts w:ascii="Calibri" w:hAnsi="Calibri"/>
          <w:i/>
          <w:color w:val="000000"/>
          <w:szCs w:val="23"/>
          <w:lang w:val="en-SG"/>
        </w:rPr>
        <w:t>start</w:t>
      </w:r>
      <w:r>
        <w:rPr>
          <w:rFonts w:ascii="Calibri" w:hAnsi="Calibri"/>
          <w:i/>
          <w:color w:val="000000"/>
          <w:szCs w:val="23"/>
          <w:lang w:val="en-SG"/>
        </w:rPr>
        <w:t xml:space="preserve"> &lt;</w:t>
      </w:r>
      <w:proofErr w:type="spellStart"/>
      <w:r w:rsidR="003A655E" w:rsidRPr="007E3B3C">
        <w:rPr>
          <w:rFonts w:ascii="Calibri" w:hAnsi="Calibri"/>
          <w:i/>
          <w:color w:val="000000"/>
          <w:szCs w:val="23"/>
          <w:lang w:val="en-SG"/>
        </w:rPr>
        <w:t>dd</w:t>
      </w:r>
      <w:proofErr w:type="spellEnd"/>
      <w:r w:rsidR="003A655E" w:rsidRPr="007E3B3C">
        <w:rPr>
          <w:rFonts w:ascii="Calibri" w:hAnsi="Calibri"/>
          <w:i/>
          <w:color w:val="000000"/>
          <w:szCs w:val="23"/>
          <w:lang w:val="en-SG"/>
        </w:rPr>
        <w:t>/mm</w:t>
      </w:r>
      <w:r w:rsidR="007C0C4E">
        <w:rPr>
          <w:rFonts w:ascii="Calibri" w:hAnsi="Calibri"/>
          <w:i/>
          <w:color w:val="000000"/>
          <w:szCs w:val="23"/>
          <w:lang w:val="en-SG"/>
        </w:rPr>
        <w:t>/</w:t>
      </w:r>
      <w:proofErr w:type="spellStart"/>
      <w:r w:rsidR="007C0C4E">
        <w:rPr>
          <w:rFonts w:ascii="Calibri" w:hAnsi="Calibri"/>
          <w:i/>
          <w:color w:val="000000"/>
          <w:szCs w:val="23"/>
          <w:lang w:val="en-SG"/>
        </w:rPr>
        <w:t>yy</w:t>
      </w:r>
      <w:proofErr w:type="spellEnd"/>
      <w:ins w:id="24" w:author="Ng Chon Beng" w:date="2015-04-13T23:21:00Z">
        <w:r w:rsidR="009B1403">
          <w:rPr>
            <w:rFonts w:ascii="Calibri" w:hAnsi="Calibri"/>
            <w:i/>
            <w:color w:val="000000"/>
            <w:szCs w:val="23"/>
            <w:lang w:val="en-SG"/>
          </w:rPr>
          <w:t>,</w:t>
        </w:r>
      </w:ins>
      <w:r w:rsidR="003A655E" w:rsidRPr="007E3B3C">
        <w:rPr>
          <w:rFonts w:ascii="Calibri" w:hAnsi="Calibri"/>
          <w:i/>
          <w:color w:val="000000"/>
          <w:szCs w:val="23"/>
          <w:lang w:val="en-SG"/>
        </w:rPr>
        <w:t xml:space="preserve"> </w:t>
      </w:r>
      <w:proofErr w:type="spellStart"/>
      <w:r w:rsidR="003A655E" w:rsidRPr="007E3B3C">
        <w:rPr>
          <w:rFonts w:ascii="Calibri" w:hAnsi="Calibri"/>
          <w:i/>
          <w:color w:val="000000"/>
          <w:szCs w:val="23"/>
          <w:lang w:val="en-SG"/>
        </w:rPr>
        <w:t>hhmm</w:t>
      </w:r>
      <w:proofErr w:type="spellEnd"/>
      <w:r>
        <w:rPr>
          <w:rFonts w:ascii="Calibri" w:hAnsi="Calibri"/>
          <w:i/>
          <w:color w:val="000000"/>
          <w:szCs w:val="23"/>
          <w:lang w:val="en-SG"/>
        </w:rPr>
        <w:t>&gt;</w:t>
      </w:r>
      <w:ins w:id="25" w:author="Ng Chon Beng" w:date="2015-04-13T23:21:00Z">
        <w:r w:rsidR="009B1403">
          <w:rPr>
            <w:rFonts w:ascii="Calibri" w:hAnsi="Calibri"/>
            <w:i/>
            <w:color w:val="000000"/>
            <w:szCs w:val="23"/>
            <w:lang w:val="en-SG"/>
          </w:rPr>
          <w:t xml:space="preserve"> or </w:t>
        </w:r>
        <w:r w:rsidR="009B1403">
          <w:rPr>
            <w:rFonts w:ascii="Calibri" w:hAnsi="Calibri"/>
            <w:i/>
            <w:color w:val="000000"/>
            <w:szCs w:val="23"/>
            <w:lang w:val="en-SG"/>
          </w:rPr>
          <w:t>-</w:t>
        </w:r>
        <w:r w:rsidR="009B1403" w:rsidRPr="007E3B3C">
          <w:rPr>
            <w:rFonts w:ascii="Calibri" w:hAnsi="Calibri"/>
            <w:i/>
            <w:color w:val="000000"/>
            <w:szCs w:val="23"/>
            <w:lang w:val="en-SG"/>
          </w:rPr>
          <w:t>start</w:t>
        </w:r>
        <w:r w:rsidR="009B1403">
          <w:rPr>
            <w:rFonts w:ascii="Calibri" w:hAnsi="Calibri"/>
            <w:i/>
            <w:color w:val="000000"/>
            <w:szCs w:val="23"/>
            <w:lang w:val="en-SG"/>
          </w:rPr>
          <w:t xml:space="preserve"> &lt;</w:t>
        </w:r>
        <w:r w:rsidR="009B1403" w:rsidRPr="009B1403">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&gt;</w:t>
        </w:r>
      </w:ins>
    </w:p>
    <w:p w:rsidR="003A655E" w:rsidRPr="007E3B3C" w:rsidRDefault="00693835" w:rsidP="009B1403">
      <w:pPr>
        <w:pStyle w:val="NoSpacing"/>
        <w:numPr>
          <w:ilvl w:val="1"/>
          <w:numId w:val="1"/>
        </w:numPr>
        <w:jc w:val="both"/>
        <w:rPr>
          <w:rFonts w:ascii="Calibri" w:hAnsi="Calibri"/>
          <w:color w:val="000000"/>
          <w:szCs w:val="23"/>
          <w:lang w:val="en-SG"/>
        </w:rPr>
        <w:pPrChange w:id="26" w:author="Ng Chon Beng" w:date="2015-04-13T23:20:00Z">
          <w:pPr>
            <w:pStyle w:val="NoSpacing"/>
            <w:numPr>
              <w:numId w:val="1"/>
            </w:numPr>
            <w:ind w:left="720" w:hanging="360"/>
            <w:jc w:val="both"/>
          </w:pPr>
        </w:pPrChange>
      </w:pPr>
      <w:del w:id="27" w:author="Ng Chon Beng" w:date="2015-04-13T23:21:00Z">
        <w:r w:rsidDel="009B1403">
          <w:rPr>
            <w:rFonts w:ascii="Calibri" w:hAnsi="Calibri"/>
            <w:color w:val="000000"/>
            <w:szCs w:val="23"/>
            <w:lang w:val="en-SG"/>
          </w:rPr>
          <w:delText xml:space="preserve"> or -</w:delText>
        </w:r>
      </w:del>
      <w:r>
        <w:rPr>
          <w:rFonts w:ascii="Calibri" w:hAnsi="Calibri"/>
          <w:color w:val="000000"/>
          <w:szCs w:val="23"/>
          <w:lang w:val="en-SG"/>
        </w:rPr>
        <w:t>date</w:t>
      </w:r>
      <w:r>
        <w:rPr>
          <w:rFonts w:ascii="Calibri" w:hAnsi="Calibri"/>
          <w:i/>
          <w:color w:val="000000"/>
          <w:szCs w:val="23"/>
          <w:lang w:val="en-SG"/>
        </w:rPr>
        <w:t xml:space="preserve"> </w:t>
      </w:r>
      <w:ins w:id="28" w:author="Ng Chon Beng" w:date="2015-04-13T23:21:00Z">
        <w:r w:rsidR="009B1403">
          <w:rPr>
            <w:rFonts w:ascii="Calibri" w:hAnsi="Calibri"/>
            <w:i/>
            <w:color w:val="000000"/>
            <w:szCs w:val="23"/>
            <w:lang w:val="en-SG"/>
          </w:rPr>
          <w:t>&lt;</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&gt; or -</w:t>
        </w:r>
        <w:r w:rsidR="009B1403">
          <w:rPr>
            <w:rFonts w:ascii="Calibri" w:hAnsi="Calibri"/>
            <w:i/>
            <w:color w:val="000000"/>
            <w:szCs w:val="23"/>
            <w:lang w:val="en-SG"/>
          </w:rPr>
          <w:t>date</w:t>
        </w:r>
        <w:r w:rsidR="009B1403">
          <w:rPr>
            <w:rFonts w:ascii="Calibri" w:hAnsi="Calibri"/>
            <w:i/>
            <w:color w:val="000000"/>
            <w:szCs w:val="23"/>
            <w:lang w:val="en-SG"/>
          </w:rPr>
          <w:t xml:space="preserve"> &lt;</w:t>
        </w:r>
        <w:r w:rsidR="009B1403" w:rsidRPr="009B1403">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&gt;</w:t>
        </w:r>
      </w:ins>
      <w:del w:id="29" w:author="Ng Chon Beng" w:date="2015-04-13T23:21:00Z">
        <w:r w:rsidDel="009B1403">
          <w:rPr>
            <w:rFonts w:ascii="Calibri" w:hAnsi="Calibri"/>
            <w:i/>
            <w:color w:val="000000"/>
            <w:szCs w:val="23"/>
            <w:lang w:val="en-SG"/>
          </w:rPr>
          <w:delText>&lt;</w:delText>
        </w:r>
        <w:r w:rsidRPr="007E3B3C" w:rsidDel="009B1403">
          <w:rPr>
            <w:rFonts w:ascii="Calibri" w:hAnsi="Calibri"/>
            <w:i/>
            <w:color w:val="000000"/>
            <w:szCs w:val="23"/>
            <w:lang w:val="en-SG"/>
          </w:rPr>
          <w:delText>dd/mm</w:delText>
        </w:r>
        <w:r w:rsidDel="009B1403">
          <w:rPr>
            <w:rFonts w:ascii="Calibri" w:hAnsi="Calibri"/>
            <w:i/>
            <w:color w:val="000000"/>
            <w:szCs w:val="23"/>
            <w:lang w:val="en-SG"/>
          </w:rPr>
          <w:delText>/yy</w:delText>
        </w:r>
        <w:r w:rsidRPr="007E3B3C" w:rsidDel="009B1403">
          <w:rPr>
            <w:rFonts w:ascii="Calibri" w:hAnsi="Calibri"/>
            <w:i/>
            <w:color w:val="000000"/>
            <w:szCs w:val="23"/>
            <w:lang w:val="en-SG"/>
          </w:rPr>
          <w:delText xml:space="preserve"> hhmm</w:delText>
        </w:r>
        <w:r w:rsidDel="009B1403">
          <w:rPr>
            <w:rFonts w:ascii="Calibri" w:hAnsi="Calibri"/>
            <w:i/>
            <w:color w:val="000000"/>
            <w:szCs w:val="23"/>
            <w:lang w:val="en-SG"/>
          </w:rPr>
          <w:delText>&gt;</w:delText>
        </w:r>
        <w:r w:rsidDel="009B1403">
          <w:rPr>
            <w:rFonts w:ascii="Calibri" w:hAnsi="Calibri"/>
            <w:color w:val="000000"/>
            <w:szCs w:val="23"/>
            <w:lang w:val="en-SG"/>
          </w:rPr>
          <w:delText xml:space="preserve"> </w:delText>
        </w:r>
      </w:del>
    </w:p>
    <w:p w:rsidR="009B1403" w:rsidRDefault="007E3B3C" w:rsidP="001E107D">
      <w:pPr>
        <w:pStyle w:val="NoSpacing"/>
        <w:numPr>
          <w:ilvl w:val="0"/>
          <w:numId w:val="1"/>
        </w:numPr>
        <w:jc w:val="both"/>
        <w:rPr>
          <w:ins w:id="30" w:author="Ng Chon Beng" w:date="2015-04-13T23:21:00Z"/>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p>
    <w:p w:rsidR="009B1403" w:rsidRPr="009B1403" w:rsidRDefault="00693835" w:rsidP="009B1403">
      <w:pPr>
        <w:pStyle w:val="NoSpacing"/>
        <w:numPr>
          <w:ilvl w:val="1"/>
          <w:numId w:val="1"/>
        </w:numPr>
        <w:jc w:val="both"/>
        <w:rPr>
          <w:ins w:id="31" w:author="Ng Chon Beng" w:date="2015-04-13T23:21:00Z"/>
          <w:rFonts w:ascii="Calibri" w:hAnsi="Calibri"/>
          <w:color w:val="000000"/>
          <w:szCs w:val="23"/>
          <w:lang w:val="en-SG"/>
          <w:rPrChange w:id="32" w:author="Ng Chon Beng" w:date="2015-04-13T23:21:00Z">
            <w:rPr>
              <w:ins w:id="33" w:author="Ng Chon Beng" w:date="2015-04-13T23:21:00Z"/>
              <w:rFonts w:ascii="Calibri" w:hAnsi="Calibri"/>
              <w:i/>
              <w:color w:val="000000"/>
              <w:szCs w:val="23"/>
              <w:lang w:val="en-SG"/>
            </w:rPr>
          </w:rPrChange>
        </w:rPr>
        <w:pPrChange w:id="34" w:author="Ng Chon Beng" w:date="2015-04-13T23:21:00Z">
          <w:pPr>
            <w:pStyle w:val="NoSpacing"/>
            <w:numPr>
              <w:numId w:val="1"/>
            </w:numPr>
            <w:ind w:left="720" w:hanging="360"/>
            <w:jc w:val="both"/>
          </w:pPr>
        </w:pPrChange>
      </w:pPr>
      <w:del w:id="35" w:author="Ng Chon Beng" w:date="2015-04-13T23:21:00Z">
        <w:r w:rsidDel="009B1403">
          <w:rPr>
            <w:rFonts w:ascii="Calibri" w:hAnsi="Calibri"/>
            <w:color w:val="000000"/>
            <w:szCs w:val="23"/>
            <w:lang w:val="en-SG"/>
          </w:rPr>
          <w:delText xml:space="preserve"> </w:delText>
        </w:r>
      </w:del>
      <w:r>
        <w:rPr>
          <w:rFonts w:ascii="Calibri" w:hAnsi="Calibri"/>
          <w:color w:val="000000"/>
          <w:szCs w:val="23"/>
          <w:lang w:val="en-SG"/>
        </w:rPr>
        <w:t>-</w:t>
      </w:r>
      <w:r>
        <w:rPr>
          <w:rFonts w:ascii="Calibri" w:hAnsi="Calibri"/>
          <w:i/>
          <w:color w:val="000000"/>
          <w:szCs w:val="23"/>
          <w:lang w:val="en-SG"/>
        </w:rPr>
        <w:t xml:space="preserve">end </w:t>
      </w:r>
      <w:ins w:id="36" w:author="Ng Chon Beng" w:date="2015-04-13T23:21:00Z">
        <w:r w:rsidR="009B1403">
          <w:rPr>
            <w:rFonts w:ascii="Calibri" w:hAnsi="Calibri"/>
            <w:i/>
            <w:color w:val="000000"/>
            <w:szCs w:val="23"/>
            <w:lang w:val="en-SG"/>
          </w:rPr>
          <w:t>&lt;</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&gt; or -</w:t>
        </w:r>
      </w:ins>
      <w:ins w:id="37" w:author="Ng Chon Beng" w:date="2015-04-13T23:22:00Z">
        <w:r w:rsidR="009B1403">
          <w:rPr>
            <w:rFonts w:ascii="Calibri" w:hAnsi="Calibri"/>
            <w:i/>
            <w:color w:val="000000"/>
            <w:szCs w:val="23"/>
            <w:lang w:val="en-SG"/>
          </w:rPr>
          <w:t>end</w:t>
        </w:r>
      </w:ins>
      <w:ins w:id="38" w:author="Ng Chon Beng" w:date="2015-04-13T23:21:00Z">
        <w:r w:rsidR="009B1403">
          <w:rPr>
            <w:rFonts w:ascii="Calibri" w:hAnsi="Calibri"/>
            <w:i/>
            <w:color w:val="000000"/>
            <w:szCs w:val="23"/>
            <w:lang w:val="en-SG"/>
          </w:rPr>
          <w:t xml:space="preserve"> &lt;</w:t>
        </w:r>
        <w:r w:rsidR="009B1403" w:rsidRPr="009B1403">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&gt;</w:t>
        </w:r>
      </w:ins>
      <w:del w:id="39" w:author="Ng Chon Beng" w:date="2015-04-13T23:21:00Z">
        <w:r w:rsidDel="009B1403">
          <w:rPr>
            <w:rFonts w:ascii="Calibri" w:hAnsi="Calibri"/>
            <w:i/>
            <w:color w:val="000000"/>
            <w:szCs w:val="23"/>
            <w:lang w:val="en-SG"/>
          </w:rPr>
          <w:delText>&lt;</w:delText>
        </w:r>
        <w:r w:rsidR="003A655E" w:rsidRPr="007E3B3C" w:rsidDel="009B1403">
          <w:rPr>
            <w:rFonts w:ascii="Calibri" w:hAnsi="Calibri"/>
            <w:i/>
            <w:color w:val="000000"/>
            <w:szCs w:val="23"/>
            <w:lang w:val="en-SG"/>
          </w:rPr>
          <w:delText>dd/mm</w:delText>
        </w:r>
        <w:r w:rsidR="007C0C4E" w:rsidDel="009B1403">
          <w:rPr>
            <w:rFonts w:ascii="Calibri" w:hAnsi="Calibri"/>
            <w:i/>
            <w:color w:val="000000"/>
            <w:szCs w:val="23"/>
            <w:lang w:val="en-SG"/>
          </w:rPr>
          <w:delText>/yy</w:delText>
        </w:r>
        <w:r w:rsidR="003A655E" w:rsidRPr="007E3B3C" w:rsidDel="009B1403">
          <w:rPr>
            <w:rFonts w:ascii="Calibri" w:hAnsi="Calibri"/>
            <w:i/>
            <w:color w:val="000000"/>
            <w:szCs w:val="23"/>
            <w:lang w:val="en-SG"/>
          </w:rPr>
          <w:delText xml:space="preserve"> hhmm</w:delText>
        </w:r>
        <w:r w:rsidDel="009B1403">
          <w:rPr>
            <w:rFonts w:ascii="Calibri" w:hAnsi="Calibri"/>
            <w:i/>
            <w:color w:val="000000"/>
            <w:szCs w:val="23"/>
            <w:lang w:val="en-SG"/>
          </w:rPr>
          <w:delText>&gt;</w:delText>
        </w:r>
      </w:del>
    </w:p>
    <w:p w:rsidR="009B1403" w:rsidRDefault="00693835" w:rsidP="009B1403">
      <w:pPr>
        <w:pStyle w:val="NoSpacing"/>
        <w:numPr>
          <w:ilvl w:val="1"/>
          <w:numId w:val="1"/>
        </w:numPr>
        <w:jc w:val="both"/>
        <w:rPr>
          <w:ins w:id="40" w:author="Ng Chon Beng" w:date="2015-04-13T23:22:00Z"/>
          <w:rFonts w:ascii="Calibri" w:hAnsi="Calibri"/>
          <w:color w:val="000000"/>
          <w:szCs w:val="23"/>
          <w:lang w:val="en-SG"/>
        </w:rPr>
        <w:pPrChange w:id="41" w:author="Ng Chon Beng" w:date="2015-04-13T23:22:00Z">
          <w:pPr>
            <w:pStyle w:val="NoSpacing"/>
            <w:numPr>
              <w:numId w:val="1"/>
            </w:numPr>
            <w:ind w:left="720" w:hanging="360"/>
            <w:jc w:val="both"/>
          </w:pPr>
        </w:pPrChange>
      </w:pPr>
      <w:del w:id="42" w:author="Ng Chon Beng" w:date="2015-04-13T23:21:00Z">
        <w:r w:rsidDel="009B1403">
          <w:rPr>
            <w:rFonts w:ascii="Calibri" w:hAnsi="Calibri"/>
            <w:i/>
            <w:color w:val="000000"/>
            <w:szCs w:val="23"/>
            <w:lang w:val="en-SG"/>
          </w:rPr>
          <w:delText xml:space="preserve"> or </w:delText>
        </w:r>
      </w:del>
      <w:r>
        <w:rPr>
          <w:rFonts w:ascii="Calibri" w:hAnsi="Calibri"/>
          <w:color w:val="000000"/>
          <w:szCs w:val="23"/>
          <w:lang w:val="en-SG"/>
        </w:rPr>
        <w:t>-</w:t>
      </w:r>
      <w:r>
        <w:rPr>
          <w:rFonts w:ascii="Calibri" w:hAnsi="Calibri"/>
          <w:i/>
          <w:color w:val="000000"/>
          <w:szCs w:val="23"/>
          <w:lang w:val="en-SG"/>
        </w:rPr>
        <w:t xml:space="preserve">due </w:t>
      </w:r>
      <w:ins w:id="43" w:author="Ng Chon Beng" w:date="2015-04-13T23:21:00Z">
        <w:r w:rsidR="009B1403">
          <w:rPr>
            <w:rFonts w:ascii="Calibri" w:hAnsi="Calibri"/>
            <w:i/>
            <w:color w:val="000000"/>
            <w:szCs w:val="23"/>
            <w:lang w:val="en-SG"/>
          </w:rPr>
          <w:t>&lt;</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&gt; or -</w:t>
        </w:r>
      </w:ins>
      <w:ins w:id="44" w:author="Ng Chon Beng" w:date="2015-04-13T23:22:00Z">
        <w:r w:rsidR="009B1403">
          <w:rPr>
            <w:rFonts w:ascii="Calibri" w:hAnsi="Calibri"/>
            <w:i/>
            <w:color w:val="000000"/>
            <w:szCs w:val="23"/>
            <w:lang w:val="en-SG"/>
          </w:rPr>
          <w:t>due</w:t>
        </w:r>
      </w:ins>
      <w:ins w:id="45" w:author="Ng Chon Beng" w:date="2015-04-13T23:21:00Z">
        <w:r w:rsidR="009B1403">
          <w:rPr>
            <w:rFonts w:ascii="Calibri" w:hAnsi="Calibri"/>
            <w:i/>
            <w:color w:val="000000"/>
            <w:szCs w:val="23"/>
            <w:lang w:val="en-SG"/>
          </w:rPr>
          <w:t xml:space="preserve"> &lt;</w:t>
        </w:r>
        <w:r w:rsidR="009B1403" w:rsidRPr="009B1403">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hhmm</w:t>
        </w:r>
        <w:proofErr w:type="spellEnd"/>
        <w:r w:rsidR="009B1403">
          <w:rPr>
            <w:rFonts w:ascii="Calibri" w:hAnsi="Calibri"/>
            <w:i/>
            <w:color w:val="000000"/>
            <w:szCs w:val="23"/>
            <w:lang w:val="en-SG"/>
          </w:rPr>
          <w:t>,</w:t>
        </w:r>
        <w:r w:rsidR="009B1403" w:rsidRPr="007E3B3C">
          <w:rPr>
            <w:rFonts w:ascii="Calibri" w:hAnsi="Calibri"/>
            <w:i/>
            <w:color w:val="000000"/>
            <w:szCs w:val="23"/>
            <w:lang w:val="en-SG"/>
          </w:rPr>
          <w:t xml:space="preserve"> </w:t>
        </w:r>
        <w:proofErr w:type="spellStart"/>
        <w:r w:rsidR="009B1403" w:rsidRPr="007E3B3C">
          <w:rPr>
            <w:rFonts w:ascii="Calibri" w:hAnsi="Calibri"/>
            <w:i/>
            <w:color w:val="000000"/>
            <w:szCs w:val="23"/>
            <w:lang w:val="en-SG"/>
          </w:rPr>
          <w:t>dd</w:t>
        </w:r>
        <w:proofErr w:type="spellEnd"/>
        <w:r w:rsidR="009B1403" w:rsidRPr="007E3B3C">
          <w:rPr>
            <w:rFonts w:ascii="Calibri" w:hAnsi="Calibri"/>
            <w:i/>
            <w:color w:val="000000"/>
            <w:szCs w:val="23"/>
            <w:lang w:val="en-SG"/>
          </w:rPr>
          <w:t>/mm</w:t>
        </w:r>
        <w:r w:rsidR="009B1403">
          <w:rPr>
            <w:rFonts w:ascii="Calibri" w:hAnsi="Calibri"/>
            <w:i/>
            <w:color w:val="000000"/>
            <w:szCs w:val="23"/>
            <w:lang w:val="en-SG"/>
          </w:rPr>
          <w:t>/</w:t>
        </w:r>
        <w:proofErr w:type="spellStart"/>
        <w:r w:rsidR="009B1403">
          <w:rPr>
            <w:rFonts w:ascii="Calibri" w:hAnsi="Calibri"/>
            <w:i/>
            <w:color w:val="000000"/>
            <w:szCs w:val="23"/>
            <w:lang w:val="en-SG"/>
          </w:rPr>
          <w:t>yy</w:t>
        </w:r>
        <w:proofErr w:type="spellEnd"/>
        <w:r w:rsidR="009B1403">
          <w:rPr>
            <w:rFonts w:ascii="Calibri" w:hAnsi="Calibri"/>
            <w:i/>
            <w:color w:val="000000"/>
            <w:szCs w:val="23"/>
            <w:lang w:val="en-SG"/>
          </w:rPr>
          <w:t>&gt;</w:t>
        </w:r>
      </w:ins>
    </w:p>
    <w:p w:rsidR="009B1403" w:rsidRDefault="009B1403" w:rsidP="009B1403">
      <w:pPr>
        <w:pStyle w:val="NoSpacing"/>
        <w:numPr>
          <w:ilvl w:val="0"/>
          <w:numId w:val="1"/>
        </w:numPr>
        <w:jc w:val="both"/>
        <w:rPr>
          <w:ins w:id="46" w:author="Ng Chon Beng" w:date="2015-04-13T23:22:00Z"/>
          <w:rFonts w:ascii="Calibri" w:hAnsi="Calibri"/>
          <w:color w:val="000000"/>
          <w:szCs w:val="23"/>
          <w:lang w:val="en-SG"/>
        </w:rPr>
      </w:pPr>
      <w:ins w:id="47" w:author="Ng Chon Beng" w:date="2015-04-13T23:22:00Z">
        <w:r w:rsidRPr="007E3B3C">
          <w:rPr>
            <w:rFonts w:ascii="Calibri" w:hAnsi="Calibri"/>
            <w:color w:val="000000"/>
            <w:szCs w:val="23"/>
            <w:lang w:val="en-SG"/>
          </w:rPr>
          <w:t xml:space="preserve">Specify </w:t>
        </w:r>
        <w:r>
          <w:rPr>
            <w:rFonts w:ascii="Calibri" w:hAnsi="Calibri"/>
            <w:color w:val="000000"/>
            <w:szCs w:val="23"/>
            <w:lang w:val="en-SG"/>
          </w:rPr>
          <w:t xml:space="preserve">start and </w:t>
        </w:r>
        <w:r w:rsidRPr="007E3B3C">
          <w:rPr>
            <w:rFonts w:ascii="Calibri" w:hAnsi="Calibri"/>
            <w:color w:val="000000"/>
            <w:szCs w:val="23"/>
            <w:lang w:val="en-SG"/>
          </w:rPr>
          <w:t>end time by entering</w:t>
        </w:r>
      </w:ins>
    </w:p>
    <w:p w:rsidR="009B1403" w:rsidRPr="009B1403" w:rsidRDefault="009B1403" w:rsidP="009B1403">
      <w:pPr>
        <w:pStyle w:val="NoSpacing"/>
        <w:numPr>
          <w:ilvl w:val="1"/>
          <w:numId w:val="1"/>
        </w:numPr>
        <w:jc w:val="both"/>
        <w:rPr>
          <w:ins w:id="48" w:author="Ng Chon Beng" w:date="2015-04-13T23:23:00Z"/>
          <w:rFonts w:ascii="Calibri" w:hAnsi="Calibri"/>
          <w:color w:val="000000"/>
          <w:szCs w:val="23"/>
          <w:lang w:val="en-SG"/>
          <w:rPrChange w:id="49" w:author="Ng Chon Beng" w:date="2015-04-13T23:23:00Z">
            <w:rPr>
              <w:ins w:id="50" w:author="Ng Chon Beng" w:date="2015-04-13T23:23:00Z"/>
              <w:rFonts w:ascii="Calibri" w:hAnsi="Calibri"/>
              <w:i/>
              <w:color w:val="000000"/>
              <w:szCs w:val="23"/>
              <w:lang w:val="en-SG"/>
            </w:rPr>
          </w:rPrChange>
        </w:rPr>
        <w:pPrChange w:id="51" w:author="Ng Chon Beng" w:date="2015-04-13T23:22:00Z">
          <w:pPr>
            <w:pStyle w:val="NoSpacing"/>
            <w:numPr>
              <w:numId w:val="1"/>
            </w:numPr>
            <w:ind w:left="720" w:hanging="360"/>
            <w:jc w:val="both"/>
          </w:pPr>
        </w:pPrChange>
      </w:pPr>
      <w:ins w:id="52" w:author="Ng Chon Beng" w:date="2015-04-13T23:22:00Z">
        <w:r>
          <w:rPr>
            <w:rFonts w:ascii="Calibri" w:hAnsi="Calibri"/>
            <w:color w:val="000000"/>
            <w:szCs w:val="23"/>
            <w:lang w:val="en-SG"/>
          </w:rPr>
          <w:t>-date</w:t>
        </w:r>
        <w:r>
          <w:rPr>
            <w:rFonts w:ascii="Calibri" w:hAnsi="Calibri"/>
            <w:i/>
            <w:color w:val="000000"/>
            <w:szCs w:val="23"/>
            <w:lang w:val="en-SG"/>
          </w:rPr>
          <w:t xml:space="preserve"> </w:t>
        </w:r>
        <w:r>
          <w:rPr>
            <w:rFonts w:ascii="Calibri" w:hAnsi="Calibri"/>
            <w:i/>
            <w:color w:val="000000"/>
            <w:szCs w:val="23"/>
            <w:lang w:val="en-SG"/>
          </w:rPr>
          <w:t xml:space="preserve">&lt;permitted date time&gt; to </w:t>
        </w:r>
      </w:ins>
      <w:ins w:id="53" w:author="Ng Chon Beng" w:date="2015-04-13T23:23:00Z">
        <w:r>
          <w:rPr>
            <w:rFonts w:ascii="Calibri" w:hAnsi="Calibri"/>
            <w:i/>
            <w:color w:val="000000"/>
            <w:szCs w:val="23"/>
            <w:lang w:val="en-SG"/>
          </w:rPr>
          <w:t xml:space="preserve">&lt;permitted date time&gt; </w:t>
        </w:r>
      </w:ins>
    </w:p>
    <w:p w:rsidR="00250989" w:rsidRPr="009B1403" w:rsidRDefault="009B1403" w:rsidP="009B1403">
      <w:pPr>
        <w:pStyle w:val="NoSpacing"/>
        <w:numPr>
          <w:ilvl w:val="1"/>
          <w:numId w:val="1"/>
        </w:numPr>
        <w:jc w:val="both"/>
        <w:rPr>
          <w:rFonts w:ascii="Calibri" w:hAnsi="Calibri"/>
          <w:color w:val="000000"/>
          <w:szCs w:val="23"/>
          <w:lang w:val="en-SG"/>
          <w:rPrChange w:id="54" w:author="Ng Chon Beng" w:date="2015-04-13T23:23:00Z">
            <w:rPr>
              <w:rFonts w:ascii="Calibri" w:hAnsi="Calibri"/>
              <w:color w:val="000000"/>
              <w:szCs w:val="23"/>
              <w:lang w:val="en-SG"/>
            </w:rPr>
          </w:rPrChange>
        </w:rPr>
        <w:pPrChange w:id="55" w:author="Ng Chon Beng" w:date="2015-04-13T23:23:00Z">
          <w:pPr>
            <w:pStyle w:val="NoSpacing"/>
            <w:numPr>
              <w:numId w:val="1"/>
            </w:numPr>
            <w:ind w:left="720" w:hanging="360"/>
            <w:jc w:val="both"/>
          </w:pPr>
        </w:pPrChange>
      </w:pPr>
      <w:ins w:id="56" w:author="Ng Chon Beng" w:date="2015-04-13T23:23:00Z">
        <w:r>
          <w:rPr>
            <w:rFonts w:ascii="Calibri" w:hAnsi="Calibri"/>
            <w:color w:val="000000"/>
            <w:szCs w:val="23"/>
            <w:lang w:val="en-SG"/>
          </w:rPr>
          <w:t>-date</w:t>
        </w:r>
        <w:r>
          <w:rPr>
            <w:rFonts w:ascii="Calibri" w:hAnsi="Calibri"/>
            <w:i/>
            <w:color w:val="000000"/>
            <w:szCs w:val="23"/>
            <w:lang w:val="en-SG"/>
          </w:rPr>
          <w:t xml:space="preserve"> &lt;permitted date time</w:t>
        </w:r>
        <w:r>
          <w:rPr>
            <w:rFonts w:ascii="Calibri" w:hAnsi="Calibri"/>
            <w:i/>
            <w:color w:val="000000"/>
            <w:szCs w:val="23"/>
            <w:lang w:val="en-SG"/>
          </w:rPr>
          <w:t>&gt; -</w:t>
        </w:r>
        <w:r>
          <w:rPr>
            <w:rFonts w:ascii="Calibri" w:hAnsi="Calibri"/>
            <w:i/>
            <w:color w:val="000000"/>
            <w:szCs w:val="23"/>
            <w:lang w:val="en-SG"/>
          </w:rPr>
          <w:t xml:space="preserve"> &lt;permitted date time&gt; </w:t>
        </w:r>
      </w:ins>
      <w:del w:id="57" w:author="Ng Chon Beng" w:date="2015-04-13T23:21:00Z">
        <w:r w:rsidR="00693835" w:rsidRPr="009B1403" w:rsidDel="009B1403">
          <w:rPr>
            <w:rFonts w:ascii="Calibri" w:hAnsi="Calibri"/>
            <w:i/>
            <w:color w:val="000000"/>
            <w:szCs w:val="23"/>
            <w:lang w:val="en-SG"/>
            <w:rPrChange w:id="58" w:author="Ng Chon Beng" w:date="2015-04-13T23:23:00Z">
              <w:rPr>
                <w:rFonts w:ascii="Calibri" w:hAnsi="Calibri"/>
                <w:i/>
                <w:color w:val="000000"/>
                <w:szCs w:val="23"/>
                <w:lang w:val="en-SG"/>
              </w:rPr>
            </w:rPrChange>
          </w:rPr>
          <w:delText>&lt;dd/mm/yy hhmm&gt;</w:delText>
        </w:r>
      </w:del>
    </w:p>
    <w:p w:rsidR="00250989" w:rsidRDefault="00250989" w:rsidP="001E107D">
      <w:pPr>
        <w:pStyle w:val="Heading3"/>
        <w:jc w:val="both"/>
      </w:pPr>
      <w:r>
        <w:t>Flexible date and time formats</w:t>
      </w:r>
    </w:p>
    <w:p w:rsidR="00B71034" w:rsidRDefault="00250989" w:rsidP="001E107D">
      <w:pPr>
        <w:pStyle w:val="NoSpacing"/>
        <w:jc w:val="both"/>
        <w:rPr>
          <w:lang w:val="en-SG"/>
        </w:rPr>
      </w:pPr>
      <w:proofErr w:type="spellStart"/>
      <w:proofErr w:type="gramStart"/>
      <w:r>
        <w:rPr>
          <w:lang w:val="en-SG"/>
        </w:rPr>
        <w:t>iPlanner</w:t>
      </w:r>
      <w:proofErr w:type="spellEnd"/>
      <w:proofErr w:type="gramEnd"/>
      <w:r w:rsidR="00B71034">
        <w:rPr>
          <w:lang w:val="en-SG"/>
        </w:rPr>
        <w:t xml:space="preserve"> also supports the input of date and time in flexible formats. A list of supported formats and examples are listed below.</w:t>
      </w:r>
    </w:p>
    <w:p w:rsidR="00250989" w:rsidRPr="005B3DFE" w:rsidRDefault="00B71034" w:rsidP="001E107D">
      <w:pPr>
        <w:pStyle w:val="Heading4"/>
        <w:jc w:val="both"/>
      </w:pPr>
      <w:r w:rsidRPr="005B3DFE">
        <w:t>Date &amp; Time variations</w:t>
      </w:r>
    </w:p>
    <w:p w:rsidR="00B71034" w:rsidRPr="005B3DFE" w:rsidRDefault="005B3DFE" w:rsidP="001E107D">
      <w:pPr>
        <w:pStyle w:val="ListParagraph"/>
        <w:numPr>
          <w:ilvl w:val="0"/>
          <w:numId w:val="17"/>
        </w:numPr>
        <w:spacing w:line="240" w:lineRule="auto"/>
        <w:jc w:val="both"/>
        <w:rPr>
          <w:i/>
          <w:lang w:val="en-SG"/>
        </w:rPr>
      </w:pPr>
      <w:r>
        <w:rPr>
          <w:lang w:val="en-SG"/>
        </w:rPr>
        <w:t>27/12/2015, 17:00</w:t>
      </w:r>
      <w:r>
        <w:rPr>
          <w:lang w:val="en-SG"/>
        </w:rPr>
        <w:tab/>
      </w:r>
      <w:r w:rsidR="00B71034" w:rsidRPr="005B3DFE">
        <w:rPr>
          <w:i/>
          <w:lang w:val="en-SG"/>
        </w:rPr>
        <w:t>&lt;date&gt;, &lt;time&gt;</w:t>
      </w:r>
    </w:p>
    <w:p w:rsidR="00B71034" w:rsidRPr="005B3DFE" w:rsidRDefault="005B3DFE" w:rsidP="001E107D">
      <w:pPr>
        <w:pStyle w:val="ListParagraph"/>
        <w:numPr>
          <w:ilvl w:val="0"/>
          <w:numId w:val="17"/>
        </w:numPr>
        <w:spacing w:line="240" w:lineRule="auto"/>
        <w:jc w:val="both"/>
        <w:rPr>
          <w:i/>
          <w:lang w:val="en-SG"/>
        </w:rPr>
      </w:pPr>
      <w:r w:rsidRPr="005B3DFE">
        <w:rPr>
          <w:lang w:val="en-SG"/>
        </w:rPr>
        <w:t>17:00, 27/12/2015</w:t>
      </w:r>
      <w:r>
        <w:rPr>
          <w:i/>
          <w:lang w:val="en-SG"/>
        </w:rPr>
        <w:tab/>
      </w:r>
      <w:r w:rsidR="00B71034" w:rsidRPr="005B3DFE">
        <w:rPr>
          <w:i/>
          <w:lang w:val="en-SG"/>
        </w:rPr>
        <w:t>&lt;time&gt;, &lt;date&gt;</w:t>
      </w:r>
    </w:p>
    <w:p w:rsidR="00B71034" w:rsidRDefault="005B3DFE" w:rsidP="001E107D">
      <w:pPr>
        <w:pStyle w:val="ListParagraph"/>
        <w:numPr>
          <w:ilvl w:val="0"/>
          <w:numId w:val="17"/>
        </w:numPr>
        <w:spacing w:line="240" w:lineRule="auto"/>
        <w:jc w:val="both"/>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1E107D">
      <w:pPr>
        <w:pStyle w:val="ListParagraph"/>
        <w:numPr>
          <w:ilvl w:val="0"/>
          <w:numId w:val="17"/>
        </w:numPr>
        <w:spacing w:after="0" w:line="240" w:lineRule="auto"/>
        <w:jc w:val="both"/>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1E107D">
      <w:pPr>
        <w:pStyle w:val="Heading4"/>
        <w:jc w:val="both"/>
      </w:pPr>
      <w:r>
        <w:t xml:space="preserve">Date </w:t>
      </w:r>
      <w:r w:rsidRPr="005B3DFE">
        <w:t>variations</w:t>
      </w:r>
    </w:p>
    <w:p w:rsidR="005B3DFE" w:rsidRDefault="005B3DFE" w:rsidP="001E107D">
      <w:pPr>
        <w:pStyle w:val="NoSpacing"/>
        <w:numPr>
          <w:ilvl w:val="0"/>
          <w:numId w:val="19"/>
        </w:numPr>
        <w:jc w:val="both"/>
        <w:rPr>
          <w:lang w:val="en-SG"/>
        </w:rPr>
      </w:pPr>
      <w:r>
        <w:rPr>
          <w:lang w:val="en-SG"/>
        </w:rPr>
        <w:t>27/12/2015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 December 2015</w:t>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Pr="005B3DFE" w:rsidRDefault="005B3DFE" w:rsidP="001E107D">
      <w:pPr>
        <w:pStyle w:val="NoSpacing"/>
        <w:numPr>
          <w:ilvl w:val="0"/>
          <w:numId w:val="19"/>
        </w:numPr>
        <w:jc w:val="both"/>
        <w:rPr>
          <w:i/>
          <w:lang w:val="en-SG"/>
        </w:rPr>
      </w:pPr>
      <w:r>
        <w:rPr>
          <w:lang w:val="en-SG"/>
        </w:rPr>
        <w:t>27 Dec 2015</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 xml:space="preserve"> </w:t>
      </w:r>
      <w:proofErr w:type="spellStart"/>
      <w:r w:rsidRPr="005B3DFE">
        <w:rPr>
          <w:i/>
          <w:lang w:val="en-SG"/>
        </w:rPr>
        <w:t>yyyy</w:t>
      </w:r>
      <w:proofErr w:type="spellEnd"/>
      <w:r w:rsidRPr="005B3DFE">
        <w:rPr>
          <w:i/>
          <w:lang w:val="en-SG"/>
        </w:rPr>
        <w:t>&gt;</w:t>
      </w:r>
    </w:p>
    <w:p w:rsidR="005B3DFE" w:rsidRDefault="005B3DFE" w:rsidP="001E107D">
      <w:pPr>
        <w:pStyle w:val="NoSpacing"/>
        <w:numPr>
          <w:ilvl w:val="0"/>
          <w:numId w:val="19"/>
        </w:numPr>
        <w:jc w:val="both"/>
        <w:rPr>
          <w:lang w:val="en-SG"/>
        </w:rPr>
      </w:pPr>
      <w:r>
        <w:rPr>
          <w:lang w:val="en-SG"/>
        </w:rPr>
        <w:t>27/12</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/mm&gt;</w:t>
      </w:r>
      <w:r>
        <w:rPr>
          <w:lang w:val="en-SG"/>
        </w:rPr>
        <w:t>, year is set as current year</w:t>
      </w:r>
    </w:p>
    <w:p w:rsidR="005B3DFE" w:rsidRDefault="005B3DFE" w:rsidP="001E107D">
      <w:pPr>
        <w:pStyle w:val="NoSpacing"/>
        <w:numPr>
          <w:ilvl w:val="0"/>
          <w:numId w:val="19"/>
        </w:numPr>
        <w:jc w:val="both"/>
        <w:rPr>
          <w:lang w:val="en-SG"/>
        </w:rPr>
      </w:pPr>
      <w:r>
        <w:rPr>
          <w:lang w:val="en-SG"/>
        </w:rPr>
        <w:t>27 December</w:t>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MonthName</w:t>
      </w:r>
      <w:proofErr w:type="spellEnd"/>
      <w:r w:rsidRPr="005B3DFE">
        <w:rPr>
          <w:i/>
          <w:lang w:val="en-SG"/>
        </w:rPr>
        <w:t>&gt;</w:t>
      </w:r>
      <w:r>
        <w:rPr>
          <w:lang w:val="en-SG"/>
        </w:rPr>
        <w:t>, year is set as current year</w:t>
      </w:r>
    </w:p>
    <w:p w:rsidR="005B3DFE" w:rsidRDefault="005B3DFE" w:rsidP="001E107D">
      <w:pPr>
        <w:pStyle w:val="NoSpacing"/>
        <w:numPr>
          <w:ilvl w:val="0"/>
          <w:numId w:val="19"/>
        </w:numPr>
        <w:jc w:val="both"/>
        <w:rPr>
          <w:lang w:val="en-SG"/>
        </w:rPr>
      </w:pPr>
      <w:r>
        <w:rPr>
          <w:lang w:val="en-SG"/>
        </w:rPr>
        <w:t>27 Dec</w:t>
      </w:r>
      <w:r>
        <w:rPr>
          <w:lang w:val="en-SG"/>
        </w:rPr>
        <w:tab/>
      </w:r>
      <w:r>
        <w:rPr>
          <w:lang w:val="en-SG"/>
        </w:rPr>
        <w:tab/>
      </w:r>
      <w:r>
        <w:rPr>
          <w:lang w:val="en-SG"/>
        </w:rPr>
        <w:tab/>
      </w:r>
      <w:r w:rsidRPr="005B3DFE">
        <w:rPr>
          <w:i/>
          <w:lang w:val="en-SG"/>
        </w:rPr>
        <w:t>&lt;</w:t>
      </w:r>
      <w:proofErr w:type="spellStart"/>
      <w:r w:rsidRPr="005B3DFE">
        <w:rPr>
          <w:i/>
          <w:lang w:val="en-SG"/>
        </w:rPr>
        <w:t>dd</w:t>
      </w:r>
      <w:proofErr w:type="spellEnd"/>
      <w:r w:rsidRPr="005B3DFE">
        <w:rPr>
          <w:i/>
          <w:lang w:val="en-SG"/>
        </w:rPr>
        <w:t xml:space="preserve"> </w:t>
      </w:r>
      <w:proofErr w:type="spellStart"/>
      <w:r w:rsidRPr="005B3DFE">
        <w:rPr>
          <w:i/>
          <w:lang w:val="en-SG"/>
        </w:rPr>
        <w:t>ShortMonthName</w:t>
      </w:r>
      <w:proofErr w:type="spellEnd"/>
      <w:r w:rsidRPr="005B3DFE">
        <w:rPr>
          <w:i/>
          <w:lang w:val="en-SG"/>
        </w:rPr>
        <w:t>&gt;</w:t>
      </w:r>
      <w:r>
        <w:rPr>
          <w:lang w:val="en-SG"/>
        </w:rPr>
        <w:t>, year is set as current year</w:t>
      </w:r>
    </w:p>
    <w:p w:rsidR="005B3DFE" w:rsidRDefault="005B3DFE" w:rsidP="001E107D">
      <w:pPr>
        <w:pStyle w:val="Heading4"/>
        <w:jc w:val="both"/>
      </w:pPr>
      <w:r>
        <w:t>Time variations</w:t>
      </w:r>
    </w:p>
    <w:p w:rsidR="005B3DFE" w:rsidRDefault="005B3DFE" w:rsidP="001E107D">
      <w:pPr>
        <w:pStyle w:val="NoSpacing"/>
        <w:numPr>
          <w:ilvl w:val="0"/>
          <w:numId w:val="20"/>
        </w:numPr>
        <w:jc w:val="both"/>
        <w:rPr>
          <w:lang w:val="en-SG"/>
        </w:rPr>
      </w:pPr>
      <w:r>
        <w:rPr>
          <w:lang w:val="en-SG"/>
        </w:rPr>
        <w:t>17:00 or 1700</w:t>
      </w:r>
      <w:ins w:id="59" w:author="Ng Chon Beng" w:date="2015-04-13T23:24:00Z">
        <w:r w:rsidR="009B1403">
          <w:rPr>
            <w:lang w:val="en-SG"/>
          </w:rPr>
          <w:t>hr</w:t>
        </w:r>
      </w:ins>
      <w:bookmarkStart w:id="60" w:name="_GoBack"/>
      <w:bookmarkEnd w:id="60"/>
      <w:r>
        <w:rPr>
          <w:lang w:val="en-SG"/>
        </w:rPr>
        <w:tab/>
      </w:r>
      <w:r>
        <w:rPr>
          <w:lang w:val="en-SG"/>
        </w:rPr>
        <w:tab/>
      </w:r>
      <w:r w:rsidRPr="00E134A1">
        <w:rPr>
          <w:i/>
          <w:lang w:val="en-SG"/>
        </w:rPr>
        <w:t>&lt;</w:t>
      </w:r>
      <w:proofErr w:type="spellStart"/>
      <w:r w:rsidRPr="00E134A1">
        <w:rPr>
          <w:i/>
          <w:lang w:val="en-SG"/>
        </w:rPr>
        <w:t>hh:mm</w:t>
      </w:r>
      <w:proofErr w:type="spellEnd"/>
      <w:r w:rsidRPr="00E134A1">
        <w:rPr>
          <w:i/>
          <w:lang w:val="en-SG"/>
        </w:rPr>
        <w:t xml:space="preserve">&gt; </w:t>
      </w:r>
      <w:r>
        <w:rPr>
          <w:lang w:val="en-SG"/>
        </w:rPr>
        <w:t xml:space="preserve">or </w:t>
      </w:r>
      <w:r w:rsidRPr="00E134A1">
        <w:rPr>
          <w:i/>
          <w:lang w:val="en-SG"/>
        </w:rPr>
        <w:t>&lt;</w:t>
      </w:r>
      <w:proofErr w:type="spellStart"/>
      <w:r w:rsidRPr="00E134A1">
        <w:rPr>
          <w:i/>
          <w:lang w:val="en-SG"/>
        </w:rPr>
        <w:t>hhmm</w:t>
      </w:r>
      <w:proofErr w:type="spellEnd"/>
      <w:r w:rsidRPr="00E134A1">
        <w:rPr>
          <w:i/>
          <w:lang w:val="en-SG"/>
        </w:rPr>
        <w:t xml:space="preserve">&gt; </w:t>
      </w:r>
      <w:r>
        <w:rPr>
          <w:lang w:val="en-SG"/>
        </w:rPr>
        <w:t>(24 hour format)</w:t>
      </w:r>
    </w:p>
    <w:p w:rsidR="005B3DFE" w:rsidRDefault="005B3DFE" w:rsidP="001E107D">
      <w:pPr>
        <w:pStyle w:val="NoSpacing"/>
        <w:numPr>
          <w:ilvl w:val="0"/>
          <w:numId w:val="20"/>
        </w:numPr>
        <w:jc w:val="both"/>
        <w:rPr>
          <w:lang w:val="en-SG"/>
        </w:rPr>
      </w:pPr>
      <w:r>
        <w:rPr>
          <w:lang w:val="en-SG"/>
        </w:rPr>
        <w:t>5:00pm or 500pm</w:t>
      </w:r>
      <w:r>
        <w:rPr>
          <w:lang w:val="en-SG"/>
        </w:rPr>
        <w:tab/>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w:t>
      </w:r>
      <w:r w:rsidRPr="00E134A1">
        <w:rPr>
          <w:i/>
          <w:lang w:val="en-SG"/>
        </w:rPr>
        <w:t>pm</w:t>
      </w:r>
      <w:r>
        <w:rPr>
          <w:lang w:val="en-SG"/>
        </w:rPr>
        <w:t xml:space="preserve"> or </w:t>
      </w:r>
      <w:r w:rsidRPr="00E134A1">
        <w:rPr>
          <w:i/>
          <w:lang w:val="en-SG"/>
        </w:rPr>
        <w:t>&lt;</w:t>
      </w:r>
      <w:proofErr w:type="spellStart"/>
      <w:r w:rsidRPr="00E134A1">
        <w:rPr>
          <w:i/>
          <w:lang w:val="en-SG"/>
        </w:rPr>
        <w:t>hhmm</w:t>
      </w:r>
      <w:proofErr w:type="spellEnd"/>
      <w:r w:rsidRPr="00E134A1">
        <w:rPr>
          <w:i/>
          <w:lang w:val="en-SG"/>
        </w:rPr>
        <w:t>&gt;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1E107D">
      <w:pPr>
        <w:pStyle w:val="NoSpacing"/>
        <w:numPr>
          <w:ilvl w:val="0"/>
          <w:numId w:val="20"/>
        </w:numPr>
        <w:jc w:val="both"/>
        <w:rPr>
          <w:lang w:val="en-SG"/>
        </w:rPr>
      </w:pPr>
      <w:r>
        <w:rPr>
          <w:lang w:val="en-SG"/>
        </w:rPr>
        <w:t>5pm</w:t>
      </w:r>
      <w:r>
        <w:rPr>
          <w:lang w:val="en-SG"/>
        </w:rPr>
        <w:tab/>
      </w:r>
      <w:r>
        <w:rPr>
          <w:lang w:val="en-SG"/>
        </w:rPr>
        <w:tab/>
      </w:r>
      <w:r>
        <w:rPr>
          <w:lang w:val="en-SG"/>
        </w:rPr>
        <w:tab/>
      </w:r>
      <w:r w:rsidRPr="00E134A1">
        <w:rPr>
          <w:i/>
          <w:lang w:val="en-SG"/>
        </w:rPr>
        <w:t>&lt;</w:t>
      </w:r>
      <w:proofErr w:type="spellStart"/>
      <w:r w:rsidRPr="00E134A1">
        <w:rPr>
          <w:i/>
          <w:lang w:val="en-SG"/>
        </w:rPr>
        <w:t>hh</w:t>
      </w:r>
      <w:proofErr w:type="spellEnd"/>
      <w:r w:rsidRPr="00E134A1">
        <w:rPr>
          <w:i/>
          <w:lang w:val="en-SG"/>
        </w:rPr>
        <w:t>&gt;am/pm</w:t>
      </w:r>
      <w:r>
        <w:rPr>
          <w:lang w:val="en-SG"/>
        </w:rPr>
        <w:t xml:space="preserve"> (12 or 24 hour format)</w:t>
      </w:r>
    </w:p>
    <w:p w:rsidR="001E5FB8" w:rsidRDefault="007E3B3C" w:rsidP="001E107D">
      <w:pPr>
        <w:pStyle w:val="Heading2"/>
        <w:jc w:val="both"/>
      </w:pPr>
      <w:r>
        <w:t>Adding Descriptions</w:t>
      </w:r>
      <w:r w:rsidR="00C94F3E">
        <w:t xml:space="preserve"> – </w:t>
      </w:r>
      <w:r w:rsidR="00C94F3E" w:rsidRPr="00C94F3E">
        <w:rPr>
          <w:i/>
        </w:rPr>
        <w:t>desc</w:t>
      </w:r>
      <w:r w:rsidR="00C94F3E">
        <w:rPr>
          <w:i/>
        </w:rPr>
        <w:t>ription</w:t>
      </w:r>
      <w:r w:rsidR="00C94F3E" w:rsidRPr="00C94F3E">
        <w:rPr>
          <w:i/>
        </w:rPr>
        <w:t>/</w:t>
      </w:r>
      <w:proofErr w:type="spellStart"/>
      <w:r w:rsidR="00C94F3E">
        <w:rPr>
          <w:i/>
        </w:rPr>
        <w:t>desc</w:t>
      </w:r>
      <w:proofErr w:type="spellEnd"/>
    </w:p>
    <w:p w:rsidR="00295C83" w:rsidRDefault="00F73731" w:rsidP="001E107D">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w:t>
      </w:r>
      <w:proofErr w:type="spellStart"/>
      <w:r w:rsidR="00C94F3E">
        <w:rPr>
          <w:i/>
          <w:iCs/>
        </w:rPr>
        <w:t>desc</w:t>
      </w:r>
      <w:proofErr w:type="spellEnd"/>
      <w:r w:rsidR="00C94F3E">
        <w:rPr>
          <w:i/>
          <w:iCs/>
        </w:rPr>
        <w:t xml:space="preserve">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1E107D">
      <w:pPr>
        <w:pStyle w:val="Heading2"/>
        <w:jc w:val="both"/>
      </w:pPr>
      <w:r>
        <w:lastRenderedPageBreak/>
        <w:t>Assign Priority</w:t>
      </w:r>
      <w:r w:rsidR="00C94F3E">
        <w:t xml:space="preserve"> – </w:t>
      </w:r>
      <w:r w:rsidR="00C94F3E" w:rsidRPr="00C94F3E">
        <w:rPr>
          <w:i/>
        </w:rPr>
        <w:t>priority/p</w:t>
      </w:r>
    </w:p>
    <w:p w:rsidR="007E3B3C" w:rsidRDefault="00F73731" w:rsidP="001E107D">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C12F91">
      <w:pPr>
        <w:pStyle w:val="Heading2"/>
        <w:jc w:val="both"/>
      </w:pPr>
      <w:r>
        <w:t xml:space="preserve">Remove Item Field – </w:t>
      </w:r>
      <w:r w:rsidRPr="00C94F3E">
        <w:rPr>
          <w:i/>
        </w:rPr>
        <w:t>remove/</w:t>
      </w:r>
      <w:proofErr w:type="spellStart"/>
      <w:r w:rsidRPr="00C94F3E">
        <w:rPr>
          <w:i/>
        </w:rPr>
        <w:t>rmv</w:t>
      </w:r>
      <w:proofErr w:type="spellEnd"/>
    </w:p>
    <w:p w:rsidR="00C94F3E" w:rsidRDefault="00C94F3E" w:rsidP="00C12F91">
      <w:pPr>
        <w:pStyle w:val="NoSpacing"/>
        <w:jc w:val="both"/>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12F91">
      <w:pPr>
        <w:pStyle w:val="NoSpacing"/>
        <w:numPr>
          <w:ilvl w:val="0"/>
          <w:numId w:val="24"/>
        </w:numPr>
        <w:ind w:left="360"/>
        <w:jc w:val="both"/>
      </w:pPr>
      <w:r>
        <w:t xml:space="preserve">Remove Description – </w:t>
      </w:r>
      <w:r w:rsidR="00545DD6">
        <w:t>Remove only the item description by e</w:t>
      </w:r>
      <w:r>
        <w:t>nter</w:t>
      </w:r>
      <w:r w:rsidR="00545DD6">
        <w:t>ing</w:t>
      </w:r>
      <w:r>
        <w:t xml:space="preserve"> </w:t>
      </w:r>
      <w:r w:rsidRPr="00C94F3E">
        <w:rPr>
          <w:i/>
        </w:rPr>
        <w:t>-remove description/</w:t>
      </w:r>
      <w:proofErr w:type="spellStart"/>
      <w:r w:rsidRPr="00C94F3E">
        <w:rPr>
          <w:i/>
        </w:rPr>
        <w:t>desc</w:t>
      </w:r>
      <w:proofErr w:type="spellEnd"/>
      <w:r>
        <w:t xml:space="preserve"> or </w:t>
      </w:r>
      <w:r w:rsidRPr="00C94F3E">
        <w:rPr>
          <w:i/>
        </w:rPr>
        <w:t>-</w:t>
      </w:r>
      <w:proofErr w:type="spellStart"/>
      <w:r w:rsidRPr="00C94F3E">
        <w:rPr>
          <w:i/>
        </w:rPr>
        <w:t>rmv</w:t>
      </w:r>
      <w:proofErr w:type="spellEnd"/>
      <w:r w:rsidRPr="00C94F3E">
        <w:rPr>
          <w:i/>
        </w:rPr>
        <w:t xml:space="preserve"> description/</w:t>
      </w:r>
      <w:proofErr w:type="spellStart"/>
      <w:r w:rsidRPr="00C94F3E">
        <w:rPr>
          <w:i/>
        </w:rPr>
        <w:t>desc</w:t>
      </w:r>
      <w:proofErr w:type="spellEnd"/>
      <w:r>
        <w:t xml:space="preserve"> in the user interface.</w:t>
      </w:r>
    </w:p>
    <w:p w:rsidR="00C94F3E" w:rsidRDefault="00C94F3E" w:rsidP="00C12F91">
      <w:pPr>
        <w:pStyle w:val="NoSpacing"/>
        <w:numPr>
          <w:ilvl w:val="0"/>
          <w:numId w:val="24"/>
        </w:numPr>
        <w:ind w:left="360"/>
        <w:jc w:val="both"/>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start</w:t>
      </w:r>
      <w:r w:rsidR="00545DD6">
        <w:t xml:space="preserve"> in the user interface.</w:t>
      </w:r>
    </w:p>
    <w:p w:rsidR="00C94F3E" w:rsidRDefault="00C94F3E" w:rsidP="00C12F91">
      <w:pPr>
        <w:pStyle w:val="NoSpacing"/>
        <w:numPr>
          <w:ilvl w:val="0"/>
          <w:numId w:val="24"/>
        </w:numPr>
        <w:ind w:left="360"/>
        <w:jc w:val="both"/>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w:t>
      </w:r>
      <w:proofErr w:type="spellStart"/>
      <w:r w:rsidR="00545DD6" w:rsidRPr="00545DD6">
        <w:rPr>
          <w:i/>
        </w:rPr>
        <w:t>rmv</w:t>
      </w:r>
      <w:proofErr w:type="spellEnd"/>
      <w:r w:rsidR="00545DD6" w:rsidRPr="00545DD6">
        <w:rPr>
          <w:i/>
        </w:rPr>
        <w:t xml:space="preserve"> end</w:t>
      </w:r>
      <w:r w:rsidR="00545DD6">
        <w:t xml:space="preserve"> in the user interface.</w:t>
      </w:r>
    </w:p>
    <w:p w:rsidR="00C94F3E" w:rsidRPr="00C94F3E" w:rsidRDefault="00C94F3E" w:rsidP="00C12F91">
      <w:pPr>
        <w:pStyle w:val="NoSpacing"/>
        <w:numPr>
          <w:ilvl w:val="0"/>
          <w:numId w:val="24"/>
        </w:numPr>
        <w:ind w:left="360"/>
        <w:jc w:val="both"/>
      </w:pPr>
      <w:r>
        <w:t xml:space="preserve">Remove Start and End Times </w:t>
      </w:r>
      <w:r w:rsidR="00545DD6">
        <w:t xml:space="preserve">– Remove both the start and end times by entering </w:t>
      </w:r>
      <w:r w:rsidRPr="00545DD6">
        <w:rPr>
          <w:i/>
        </w:rPr>
        <w:t>-remove date</w:t>
      </w:r>
      <w:r>
        <w:t xml:space="preserve"> </w:t>
      </w:r>
      <w:r w:rsidR="00545DD6">
        <w:t>or -</w:t>
      </w:r>
      <w:proofErr w:type="spellStart"/>
      <w:r w:rsidR="00545DD6" w:rsidRPr="00545DD6">
        <w:rPr>
          <w:i/>
        </w:rPr>
        <w:t>rmv</w:t>
      </w:r>
      <w:proofErr w:type="spellEnd"/>
      <w:r w:rsidR="00545DD6" w:rsidRPr="00545DD6">
        <w:rPr>
          <w:i/>
        </w:rPr>
        <w:t xml:space="preserve"> date</w:t>
      </w:r>
      <w:r w:rsidR="00545DD6">
        <w:t xml:space="preserve"> in the user interface.</w:t>
      </w:r>
    </w:p>
    <w:p w:rsidR="002430A7" w:rsidRDefault="002430A7" w:rsidP="00C12F91">
      <w:pPr>
        <w:pStyle w:val="Heading2"/>
        <w:jc w:val="both"/>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C12F91">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 xml:space="preserve">“Not </w:t>
      </w:r>
      <w:proofErr w:type="gramStart"/>
      <w:r>
        <w:rPr>
          <w:lang w:val="en-SG"/>
        </w:rPr>
        <w:t>Done</w:t>
      </w:r>
      <w:proofErr w:type="gramEnd"/>
      <w:r>
        <w:rPr>
          <w:lang w:val="en-SG"/>
        </w:rPr>
        <w:t>”</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C12F91">
      <w:pPr>
        <w:pStyle w:val="Heading2"/>
        <w:jc w:val="both"/>
      </w:pPr>
      <w:r>
        <w:t>Undo</w:t>
      </w:r>
      <w:r w:rsidR="00346735">
        <w:t xml:space="preserve"> Previous Action</w:t>
      </w:r>
      <w:r w:rsidR="00C94F3E">
        <w:t xml:space="preserve"> – </w:t>
      </w:r>
      <w:r w:rsidR="00C94F3E" w:rsidRPr="00C94F3E">
        <w:rPr>
          <w:i/>
        </w:rPr>
        <w:t>undo</w:t>
      </w:r>
    </w:p>
    <w:p w:rsidR="007E3B3C" w:rsidRDefault="00346735" w:rsidP="00C12F91">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C12F91">
      <w:pPr>
        <w:pStyle w:val="Heading2"/>
        <w:jc w:val="both"/>
      </w:pPr>
      <w:r>
        <w:t>Search</w:t>
      </w:r>
      <w:r w:rsidR="00C94F3E">
        <w:t xml:space="preserve"> – </w:t>
      </w:r>
      <w:r w:rsidR="00C94F3E" w:rsidRPr="00C94F3E">
        <w:rPr>
          <w:i/>
        </w:rPr>
        <w:t>search</w:t>
      </w:r>
    </w:p>
    <w:p w:rsidR="00CD008C" w:rsidRDefault="001E18EA" w:rsidP="00C12F91">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C12F91">
      <w:pPr>
        <w:pStyle w:val="NoSpacing"/>
        <w:jc w:val="both"/>
      </w:pPr>
    </w:p>
    <w:p w:rsidR="004A2B8E" w:rsidRDefault="004A2B8E" w:rsidP="00C12F91">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C12F91">
      <w:pPr>
        <w:pStyle w:val="Heading2"/>
        <w:jc w:val="both"/>
      </w:pPr>
      <w:r>
        <w:t>Sort</w:t>
      </w:r>
      <w:r w:rsidR="0073636F">
        <w:t xml:space="preserve"> </w:t>
      </w:r>
      <w:r>
        <w:t>Items</w:t>
      </w:r>
      <w:r w:rsidR="00C94F3E">
        <w:t xml:space="preserve"> – </w:t>
      </w:r>
      <w:r w:rsidR="00C94F3E" w:rsidRPr="00C94F3E">
        <w:rPr>
          <w:i/>
        </w:rPr>
        <w:t>sort</w:t>
      </w:r>
    </w:p>
    <w:p w:rsidR="004A2B8E" w:rsidRPr="004A2B8E" w:rsidRDefault="004A2B8E" w:rsidP="00C12F91">
      <w:pPr>
        <w:pStyle w:val="NoSpacing"/>
        <w:jc w:val="both"/>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C12F9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C12F9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C12F9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C12F9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C12F9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C12F91">
      <w:pPr>
        <w:pStyle w:val="Heading2"/>
        <w:jc w:val="both"/>
      </w:pPr>
      <w:r>
        <w:lastRenderedPageBreak/>
        <w:t>View Items</w:t>
      </w:r>
      <w:r w:rsidR="00C94F3E">
        <w:t xml:space="preserve"> – </w:t>
      </w:r>
      <w:r w:rsidR="00C94F3E" w:rsidRPr="00C94F3E">
        <w:rPr>
          <w:i/>
        </w:rPr>
        <w:t>view</w:t>
      </w:r>
    </w:p>
    <w:p w:rsidR="00C2190A" w:rsidRPr="00C2190A" w:rsidRDefault="00C2190A" w:rsidP="00C12F91">
      <w:pPr>
        <w:pStyle w:val="NoSpacing"/>
        <w:jc w:val="both"/>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C12F9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p>
    <w:p w:rsidR="007F4C50" w:rsidRDefault="00C2190A" w:rsidP="00C12F9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C12F91">
      <w:pPr>
        <w:pStyle w:val="ListParagraph"/>
        <w:numPr>
          <w:ilvl w:val="0"/>
          <w:numId w:val="22"/>
        </w:numPr>
        <w:ind w:left="360"/>
        <w:jc w:val="both"/>
      </w:pPr>
      <w:r>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C12F91">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6877E8">
      <w:pPr>
        <w:pStyle w:val="Heading2"/>
        <w:jc w:val="both"/>
      </w:pPr>
      <w:r>
        <w:t>Storage</w:t>
      </w:r>
      <w:r w:rsidR="00C94F3E">
        <w:t xml:space="preserve"> – </w:t>
      </w:r>
      <w:r w:rsidR="00C94F3E" w:rsidRPr="00C94F3E">
        <w:rPr>
          <w:i/>
        </w:rPr>
        <w:t>save</w:t>
      </w:r>
    </w:p>
    <w:p w:rsidR="00857AEF" w:rsidRDefault="00564B1B" w:rsidP="006877E8">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6877E8">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6877E8">
      <w:pPr>
        <w:pStyle w:val="Heading2"/>
        <w:jc w:val="both"/>
      </w:pPr>
      <w:r>
        <w:t>Help Menu</w:t>
      </w:r>
    </w:p>
    <w:p w:rsidR="00857AEF" w:rsidRDefault="00857AEF" w:rsidP="006877E8">
      <w:pPr>
        <w:pStyle w:val="NoSpacing"/>
        <w:jc w:val="both"/>
      </w:pPr>
      <w:r>
        <w:t xml:space="preserve">A comprehensive help menu detailing all the commands supported by </w:t>
      </w:r>
      <w:proofErr w:type="spellStart"/>
      <w:r>
        <w:t>iPlanner</w:t>
      </w:r>
      <w:proofErr w:type="spellEnd"/>
      <w:r>
        <w:t xml:space="preserve"> and variations of the input format can be called from within </w:t>
      </w:r>
      <w:proofErr w:type="spellStart"/>
      <w:r>
        <w:t>iPlanner</w:t>
      </w:r>
      <w:proofErr w:type="spellEnd"/>
      <w:r>
        <w:t>.</w:t>
      </w:r>
    </w:p>
    <w:p w:rsidR="00980A50" w:rsidRDefault="00857AEF" w:rsidP="006877E8">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 xml:space="preserve">Alt, </w:t>
      </w:r>
      <w:r w:rsidR="000A383A">
        <w:t xml:space="preserve">followed by </w:t>
      </w:r>
      <w:r w:rsidR="00E15D85" w:rsidRPr="00E15D85">
        <w:rPr>
          <w:i/>
        </w:rPr>
        <w:t>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SG" w:eastAsia="en-SG"/>
        </w:rPr>
        <w:drawing>
          <wp:inline distT="0" distB="0" distL="0" distR="0">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p>
    <w:p w:rsidR="00E15D85" w:rsidRDefault="00E15D85" w:rsidP="004732EC">
      <w:pPr>
        <w:pStyle w:val="Heading2"/>
      </w:pPr>
      <w:r>
        <w:t>Exit Application</w:t>
      </w:r>
    </w:p>
    <w:p w:rsidR="002A7893" w:rsidRDefault="00857AEF" w:rsidP="002A7893">
      <w:pPr>
        <w:pStyle w:val="NoSpacing"/>
        <w:jc w:val="both"/>
      </w:pPr>
      <w:r>
        <w:t xml:space="preserve">Exit </w:t>
      </w:r>
      <w:proofErr w:type="spellStart"/>
      <w:r>
        <w:t>iPlanner</w:t>
      </w:r>
      <w:proofErr w:type="spellEnd"/>
      <w:r w:rsidR="00E15D85">
        <w:t xml:space="preserve"> by entering </w:t>
      </w:r>
      <w:r w:rsidR="00E15D85" w:rsidRPr="00E15D85">
        <w:rPr>
          <w:i/>
        </w:rPr>
        <w:t>exit</w:t>
      </w:r>
      <w:r w:rsidR="00E15D85">
        <w:t xml:space="preserve"> in the user interface.</w:t>
      </w:r>
    </w:p>
    <w:p w:rsidR="00857AEF" w:rsidRPr="002A7893" w:rsidRDefault="00857AEF" w:rsidP="002A7893">
      <w:pPr>
        <w:pStyle w:val="NoSpacing"/>
        <w:jc w:val="both"/>
      </w:pPr>
      <w:r>
        <w:br w:type="page"/>
      </w:r>
    </w:p>
    <w:p w:rsidR="00564B1B" w:rsidRDefault="007D4E70" w:rsidP="004732EC">
      <w:pPr>
        <w:pStyle w:val="Heading1"/>
      </w:pPr>
      <w:proofErr w:type="spellStart"/>
      <w:proofErr w:type="gramStart"/>
      <w:r>
        <w:lastRenderedPageBreak/>
        <w:t>iPlanner</w:t>
      </w:r>
      <w:proofErr w:type="spellEnd"/>
      <w:proofErr w:type="gramEnd"/>
      <w:r>
        <w:t xml:space="preserve"> </w:t>
      </w:r>
      <w:r w:rsidR="00564B1B">
        <w:t>Developer Guide</w:t>
      </w:r>
    </w:p>
    <w:p w:rsidR="004732EC" w:rsidRDefault="004732EC" w:rsidP="00880989">
      <w:pPr>
        <w:pStyle w:val="Heading2"/>
      </w:pPr>
      <w:r>
        <w:t>1</w:t>
      </w:r>
      <w:r w:rsidR="00D15FB5">
        <w:tab/>
      </w:r>
      <w:r>
        <w:t>Introduction</w:t>
      </w:r>
    </w:p>
    <w:p w:rsidR="00D15FB5" w:rsidRDefault="00D15FB5" w:rsidP="0066463B">
      <w:pPr>
        <w:pStyle w:val="NoSpacing"/>
        <w:jc w:val="both"/>
      </w:pPr>
      <w:r>
        <w:t xml:space="preserve">Welcome to the developer guide written for new developers who may be interested in contributing to the development of </w:t>
      </w:r>
      <w:proofErr w:type="spellStart"/>
      <w:r>
        <w:t>iPlanner</w:t>
      </w:r>
      <w:proofErr w:type="spellEnd"/>
      <w:r>
        <w:t xml:space="preserve">. This guide covers the conventions, recommended tools, as well as the architectural design of the product; it should provide you with the required knowledge to start contributing to </w:t>
      </w:r>
      <w:proofErr w:type="spellStart"/>
      <w:r>
        <w:t>iPlanner</w:t>
      </w:r>
      <w:proofErr w:type="spellEnd"/>
      <w:r>
        <w:t xml:space="preserve">. </w:t>
      </w:r>
    </w:p>
    <w:p w:rsidR="00D15FB5" w:rsidRDefault="00D15FB5" w:rsidP="0066463B">
      <w:pPr>
        <w:pStyle w:val="NoSpacing"/>
        <w:jc w:val="both"/>
      </w:pPr>
    </w:p>
    <w:p w:rsidR="00D15FB5" w:rsidRDefault="00D15FB5" w:rsidP="0066463B">
      <w:pPr>
        <w:pStyle w:val="NoSpacing"/>
        <w:jc w:val="both"/>
      </w:pPr>
      <w:proofErr w:type="spellStart"/>
      <w:proofErr w:type="gramStart"/>
      <w:r>
        <w:t>iPlanner</w:t>
      </w:r>
      <w:proofErr w:type="spellEnd"/>
      <w:proofErr w:type="gramEnd"/>
      <w:r>
        <w:t xml:space="preserve"> aims to be a lightweight, yet functional and efficient to-do list manager software, and the original developers would appreciate it if you keep the above characteristics in mind when expanding this project.</w:t>
      </w:r>
    </w:p>
    <w:p w:rsidR="00D15FB5" w:rsidRDefault="00D15FB5" w:rsidP="00D15FB5">
      <w:pPr>
        <w:pStyle w:val="Heading2"/>
      </w:pPr>
      <w:r>
        <w:t>2</w:t>
      </w:r>
      <w:r>
        <w:tab/>
        <w:t>System Requirements</w:t>
      </w:r>
    </w:p>
    <w:p w:rsidR="00D15FB5" w:rsidRDefault="00D15FB5" w:rsidP="0066463B">
      <w:pPr>
        <w:pStyle w:val="NoSpacing"/>
        <w:jc w:val="both"/>
      </w:pPr>
      <w:r>
        <w:t xml:space="preserve">This project is developed with C++ 11, with the UI using the .NET framework, and the </w:t>
      </w:r>
      <w:r w:rsidR="00E56B7B">
        <w:t xml:space="preserve">preferred </w:t>
      </w:r>
      <w:r>
        <w:t>Integrated Development Environment</w:t>
      </w:r>
      <w:r w:rsidR="00E56B7B">
        <w:t xml:space="preserve"> (IDE)</w:t>
      </w:r>
      <w:r>
        <w:t xml:space="preserve"> is Visual Studio 2013. However, </w:t>
      </w:r>
      <w:r w:rsidR="00E56B7B">
        <w:t>you may use any IDE of your choice, especially if you are already very much more familiar with another IDE. If you do choose your own IDE, please make sure that it supports working with Visual Studio projects seamlessly. In particular, please ensure that you leave no traces of using a different IDE and refrain from committing IDE-specific files into the repository.</w:t>
      </w:r>
    </w:p>
    <w:p w:rsidR="00E56B7B" w:rsidRDefault="00E56B7B" w:rsidP="0066463B">
      <w:pPr>
        <w:pStyle w:val="NoSpacing"/>
        <w:jc w:val="both"/>
      </w:pPr>
    </w:p>
    <w:p w:rsidR="00E56B7B" w:rsidRDefault="00E56B7B" w:rsidP="0066463B">
      <w:pPr>
        <w:pStyle w:val="NoSpacing"/>
        <w:jc w:val="both"/>
      </w:pPr>
      <w:r>
        <w:t xml:space="preserve">The version control system used is Git, and you may pull from our GitHub repository, located at </w:t>
      </w:r>
      <w:hyperlink r:id="rId19" w:history="1">
        <w:r w:rsidRPr="00485A6E">
          <w:rPr>
            <w:rStyle w:val="Hyperlink"/>
          </w:rPr>
          <w:t>https://github.com/cs2103jan2015-f10-2c/main</w:t>
        </w:r>
      </w:hyperlink>
      <w:r>
        <w:t xml:space="preserve">, with any Git client. Our preferred Git client is </w:t>
      </w:r>
      <w:proofErr w:type="spellStart"/>
      <w:r>
        <w:t>SourceTree</w:t>
      </w:r>
      <w:proofErr w:type="spellEnd"/>
      <w:r>
        <w:t xml:space="preserve"> developed by </w:t>
      </w:r>
      <w:proofErr w:type="spellStart"/>
      <w:r>
        <w:t>Atlassian</w:t>
      </w:r>
      <w:proofErr w:type="spellEnd"/>
      <w:r>
        <w:t>, but other clients you are familiar with would work as well. Once done, open iPlanner.sln to begin coding.</w:t>
      </w:r>
    </w:p>
    <w:p w:rsidR="00D15FB5" w:rsidRPr="00D15FB5" w:rsidRDefault="00D15FB5" w:rsidP="00D15FB5">
      <w:pPr>
        <w:pStyle w:val="Heading2"/>
      </w:pPr>
      <w:r>
        <w:t>3</w:t>
      </w:r>
      <w:r>
        <w:tab/>
      </w:r>
      <w:r w:rsidR="00564B1B">
        <w:t>Architecture</w:t>
      </w:r>
    </w:p>
    <w:p w:rsidR="00166669" w:rsidRPr="00166669" w:rsidRDefault="00166669" w:rsidP="006376DB">
      <w:pPr>
        <w:pStyle w:val="NoSpacing"/>
        <w:spacing w:after="240"/>
        <w:jc w:val="both"/>
        <w:rPr>
          <w:lang w:val="en-US"/>
        </w:rPr>
      </w:pPr>
      <w:r>
        <w:rPr>
          <w:lang w:val="en-US"/>
        </w:rPr>
        <w:t xml:space="preserve">Architecture-wise, </w:t>
      </w:r>
      <w:proofErr w:type="spellStart"/>
      <w:r>
        <w:rPr>
          <w:lang w:val="en-US"/>
        </w:rPr>
        <w:t>iPlanner</w:t>
      </w:r>
      <w:proofErr w:type="spellEnd"/>
      <w:r>
        <w:rPr>
          <w:lang w:val="en-US"/>
        </w:rPr>
        <w:t xml:space="preserve"> is a relatively simple software, consisting of four main components, the Graphic User Interface (GUI), Logic, Parser, and Storage.</w:t>
      </w:r>
      <w:r w:rsidR="006376DB">
        <w:rPr>
          <w:lang w:val="en-US"/>
        </w:rPr>
        <w:t xml:space="preserve"> GUI shares an association with Logic, while Logic shares associations with Parser and Storage.</w:t>
      </w:r>
      <w:r>
        <w:rPr>
          <w:lang w:val="en-US"/>
        </w:rPr>
        <w:t xml:space="preserve"> </w:t>
      </w:r>
      <w:r w:rsidR="00373469">
        <w:rPr>
          <w:lang w:val="en-US"/>
        </w:rPr>
        <w:t>Additionally</w:t>
      </w:r>
      <w:r>
        <w:rPr>
          <w:lang w:val="en-US"/>
        </w:rPr>
        <w:t xml:space="preserve">, the GUI, Logic and Storage components also share a dependency on the Item and </w:t>
      </w:r>
      <w:proofErr w:type="spellStart"/>
      <w:r>
        <w:rPr>
          <w:lang w:val="en-US"/>
        </w:rPr>
        <w:t>DateTime</w:t>
      </w:r>
      <w:proofErr w:type="spellEnd"/>
      <w:r>
        <w:rPr>
          <w:lang w:val="en-US"/>
        </w:rPr>
        <w:t xml:space="preserve"> classes. The relationship between the different components is illustrated in the </w:t>
      </w:r>
      <w:r w:rsidR="00F6371C">
        <w:rPr>
          <w:lang w:val="en-US"/>
        </w:rPr>
        <w:t>architecture</w:t>
      </w:r>
      <w:r>
        <w:rPr>
          <w:lang w:val="en-US"/>
        </w:rPr>
        <w:t xml:space="preserve"> diagram below</w:t>
      </w:r>
      <w:r w:rsidR="00373469">
        <w:rPr>
          <w:lang w:val="en-US"/>
        </w:rPr>
        <w:t>:</w:t>
      </w:r>
    </w:p>
    <w:p w:rsidR="00564B1B" w:rsidRPr="00954416" w:rsidRDefault="001F3DBB" w:rsidP="00880989">
      <w:pPr>
        <w:pStyle w:val="NoSpacing"/>
        <w:spacing w:after="240" w:line="276" w:lineRule="auto"/>
        <w:jc w:val="center"/>
      </w:pPr>
      <w:r>
        <w:rPr>
          <w:noProof/>
          <w:lang w:val="en-SG" w:eastAsia="en-SG"/>
        </w:rPr>
        <w:drawing>
          <wp:inline distT="0" distB="0" distL="0" distR="0">
            <wp:extent cx="4572000" cy="249833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501661"/>
                    </a:xfrm>
                    <a:prstGeom prst="rect">
                      <a:avLst/>
                    </a:prstGeom>
                    <a:noFill/>
                  </pic:spPr>
                </pic:pic>
              </a:graphicData>
            </a:graphic>
          </wp:inline>
        </w:drawing>
      </w:r>
    </w:p>
    <w:p w:rsidR="004732EC" w:rsidRDefault="00373469" w:rsidP="004732EC">
      <w:pPr>
        <w:pStyle w:val="Heading2"/>
      </w:pPr>
      <w:r>
        <w:t>4</w:t>
      </w:r>
      <w:r>
        <w:tab/>
      </w:r>
      <w:r w:rsidR="00F04862">
        <w:t xml:space="preserve">Component Introduction &amp; </w:t>
      </w:r>
      <w:r w:rsidR="004732EC">
        <w:t xml:space="preserve">Basic </w:t>
      </w:r>
      <w:r w:rsidR="00F04862">
        <w:t>Workflow</w:t>
      </w:r>
    </w:p>
    <w:p w:rsidR="004732EC" w:rsidRDefault="00866EFB" w:rsidP="00866EFB">
      <w:pPr>
        <w:pStyle w:val="NoSpacing"/>
        <w:spacing w:after="240"/>
        <w:jc w:val="both"/>
      </w:pPr>
      <w:r w:rsidRPr="00373469">
        <w:rPr>
          <w:b/>
        </w:rPr>
        <w:t>GUI:</w:t>
      </w:r>
      <w:r>
        <w:t xml:space="preserve"> The </w:t>
      </w:r>
      <w:r w:rsidR="00373469">
        <w:t xml:space="preserve">GUI is the </w:t>
      </w:r>
      <w:r>
        <w:t>“entry” and “exit” point</w:t>
      </w:r>
      <w:r w:rsidR="00B15AC4">
        <w:t xml:space="preserve"> of the entire program</w:t>
      </w:r>
      <w:r w:rsidR="00373469">
        <w:t>, also known as a “main”</w:t>
      </w:r>
      <w:r w:rsidR="00B15AC4">
        <w:t>. When the</w:t>
      </w:r>
      <w:r>
        <w:t xml:space="preserve"> user inputs a command, the GUI starts a propagation of actions deeper into Logic, and </w:t>
      </w:r>
      <w:r>
        <w:lastRenderedPageBreak/>
        <w:t>subsequently, Parser and Storage. GUI then refreshes the display for the user</w:t>
      </w:r>
      <w:r w:rsidR="00373469">
        <w:t>, and provides him/her</w:t>
      </w:r>
      <w:r>
        <w:t xml:space="preserve"> with a feedback message and </w:t>
      </w:r>
      <w:r w:rsidR="00373469">
        <w:t xml:space="preserve">an </w:t>
      </w:r>
      <w:r>
        <w:t>updated schedule.</w:t>
      </w:r>
    </w:p>
    <w:p w:rsidR="00866EFB" w:rsidRDefault="00866EFB" w:rsidP="00866EFB">
      <w:pPr>
        <w:pStyle w:val="NoSpacing"/>
        <w:spacing w:after="240"/>
        <w:jc w:val="both"/>
      </w:pPr>
      <w:r w:rsidRPr="00373469">
        <w:rPr>
          <w:b/>
        </w:rPr>
        <w:t>Logic:</w:t>
      </w:r>
      <w:r>
        <w:t xml:space="preserve"> </w:t>
      </w:r>
      <w:r w:rsidR="00882CE1">
        <w:t>The Logic component t</w:t>
      </w:r>
      <w:r>
        <w:t xml:space="preserve">akes the raw user input that it receives from GUI, and </w:t>
      </w:r>
      <w:r w:rsidR="00373469">
        <w:t>passes</w:t>
      </w:r>
      <w:r>
        <w:t xml:space="preserve"> it to Parser </w:t>
      </w:r>
      <w:r w:rsidR="00373469">
        <w:t>for conversion</w:t>
      </w:r>
      <w:r>
        <w:t xml:space="preserve"> into a </w:t>
      </w:r>
      <w:r w:rsidR="00AF2BD6">
        <w:t>form that is more easily interpret</w:t>
      </w:r>
      <w:r w:rsidR="00373469">
        <w:t>ed</w:t>
      </w:r>
      <w:r w:rsidR="00AF2BD6">
        <w:t xml:space="preserve"> by Logic. Running through the list of instructions received from Parser, Logic </w:t>
      </w:r>
      <w:r w:rsidR="00882CE1">
        <w:t>checks for errors in the user input and executes the required instructions, passing information to Storage where required. It</w:t>
      </w:r>
      <w:r w:rsidR="00AF2BD6">
        <w:t xml:space="preserve"> finally returns GUI with a feedback message and </w:t>
      </w:r>
      <w:r w:rsidR="00882CE1">
        <w:t xml:space="preserve">an </w:t>
      </w:r>
      <w:r w:rsidR="00AF2BD6">
        <w:t xml:space="preserve">updated schedule </w:t>
      </w:r>
      <w:r w:rsidR="00882CE1">
        <w:t>for</w:t>
      </w:r>
      <w:r w:rsidR="00AF2BD6">
        <w:t xml:space="preserve"> display to the user.</w:t>
      </w:r>
    </w:p>
    <w:p w:rsidR="00866EFB" w:rsidRDefault="00866EFB" w:rsidP="00866EFB">
      <w:pPr>
        <w:pStyle w:val="NoSpacing"/>
        <w:spacing w:after="240"/>
        <w:jc w:val="both"/>
      </w:pPr>
      <w:r w:rsidRPr="00373469">
        <w:rPr>
          <w:b/>
        </w:rPr>
        <w:t>Parser:</w:t>
      </w:r>
      <w:r w:rsidR="00AF2BD6">
        <w:t xml:space="preserve"> Upon receiving the raw user input from Logic, Parser</w:t>
      </w:r>
      <w:r w:rsidR="00BE73E2">
        <w:t xml:space="preserve"> interprets it and</w:t>
      </w:r>
      <w:r w:rsidR="00AF2BD6">
        <w:t xml:space="preserve"> constructs a list of instructions for Logic </w:t>
      </w:r>
      <w:r w:rsidR="0021689D">
        <w:t>to execute.</w:t>
      </w:r>
    </w:p>
    <w:p w:rsidR="00E364B9" w:rsidRDefault="00866EFB" w:rsidP="00E364B9">
      <w:pPr>
        <w:pStyle w:val="NoSpacing"/>
        <w:spacing w:after="240"/>
        <w:jc w:val="both"/>
      </w:pPr>
      <w:r w:rsidRPr="00373469">
        <w:rPr>
          <w:b/>
        </w:rPr>
        <w:t>Storage:</w:t>
      </w:r>
      <w:r w:rsidR="0021689D">
        <w:t xml:space="preserve"> </w:t>
      </w:r>
      <w:r w:rsidR="00882CE1">
        <w:t>Storage is r</w:t>
      </w:r>
      <w:r w:rsidR="00E364B9">
        <w:t>esponsible for</w:t>
      </w:r>
      <w:r w:rsidR="0021689D">
        <w:t xml:space="preserve"> the record-keeping of </w:t>
      </w:r>
      <w:proofErr w:type="spellStart"/>
      <w:r w:rsidR="0021689D">
        <w:t>iPlanner</w:t>
      </w:r>
      <w:proofErr w:type="spellEnd"/>
      <w:r w:rsidR="0021689D">
        <w:t xml:space="preserve">. This includes keeping track of all the items in the </w:t>
      </w:r>
      <w:proofErr w:type="spellStart"/>
      <w:r w:rsidR="0021689D">
        <w:t>iPlanner</w:t>
      </w:r>
      <w:proofErr w:type="spellEnd"/>
      <w:r w:rsidR="0021689D">
        <w:t xml:space="preserve"> schedule, organising the items in the schedule that has to be displayed to the user, and </w:t>
      </w:r>
      <w:r w:rsidR="00E364B9">
        <w:t xml:space="preserve">handling the undo functionality of </w:t>
      </w:r>
      <w:proofErr w:type="spellStart"/>
      <w:r w:rsidR="00E364B9">
        <w:t>iPlanner</w:t>
      </w:r>
      <w:proofErr w:type="spellEnd"/>
      <w:r w:rsidR="00E364B9">
        <w:t>.</w:t>
      </w:r>
    </w:p>
    <w:p w:rsidR="000A383A" w:rsidRDefault="000A383A" w:rsidP="00F04862">
      <w:pPr>
        <w:pStyle w:val="Heading3"/>
      </w:pPr>
      <w:r>
        <w:t>4.1   Activity Diagram</w:t>
      </w:r>
    </w:p>
    <w:p w:rsidR="000A383A" w:rsidRPr="000A383A" w:rsidRDefault="000A383A" w:rsidP="000A383A">
      <w:pPr>
        <w:rPr>
          <w:b/>
          <w:color w:val="FF0000"/>
          <w:lang w:val="en-SG"/>
        </w:rPr>
      </w:pPr>
      <w:r w:rsidRPr="000A383A">
        <w:rPr>
          <w:b/>
          <w:color w:val="FF0000"/>
          <w:highlight w:val="yellow"/>
          <w:lang w:val="en-SG"/>
        </w:rPr>
        <w:t>(ACTIVITY DIAGRAM &amp; EXPLANATION)</w:t>
      </w:r>
    </w:p>
    <w:p w:rsidR="00F04862" w:rsidRDefault="00373469" w:rsidP="00F04862">
      <w:pPr>
        <w:pStyle w:val="Heading3"/>
      </w:pPr>
      <w:r>
        <w:t>4</w:t>
      </w:r>
      <w:r w:rsidR="000A383A">
        <w:t>.2</w:t>
      </w:r>
      <w:r w:rsidR="00F04862">
        <w:t xml:space="preserve">   Sequence Diagrams</w:t>
      </w:r>
    </w:p>
    <w:p w:rsidR="000A383A" w:rsidRDefault="000A383A" w:rsidP="00E364B9">
      <w:pPr>
        <w:pStyle w:val="NoSpacing"/>
        <w:spacing w:after="240"/>
        <w:jc w:val="both"/>
      </w:pPr>
      <w:r>
        <w:t xml:space="preserve">The activity diagram in the previous section should have given you a rough idea of how the internal components of </w:t>
      </w:r>
      <w:proofErr w:type="spellStart"/>
      <w:r>
        <w:t>iPlanner</w:t>
      </w:r>
      <w:proofErr w:type="spellEnd"/>
      <w:r>
        <w:t xml:space="preserve"> interact. The following sequence diagrams illustrating some general use cases aim to give you a clearer mental picture of how the various components invoke and propagate API calls to other components in specific use cases.</w:t>
      </w:r>
    </w:p>
    <w:p w:rsidR="00D3780F" w:rsidRDefault="000A383A" w:rsidP="000A383A">
      <w:pPr>
        <w:pStyle w:val="NoSpacing"/>
        <w:spacing w:after="240"/>
        <w:jc w:val="both"/>
      </w:pPr>
      <w:r>
        <w:rPr>
          <w:noProof/>
          <w:lang w:val="en-SG" w:eastAsia="en-SG"/>
        </w:rPr>
        <w:drawing>
          <wp:inline distT="0" distB="0" distL="0" distR="0" wp14:anchorId="6CC2DDEA" wp14:editId="0AC84250">
            <wp:extent cx="5731510" cy="250879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08799"/>
                    </a:xfrm>
                    <a:prstGeom prst="rect">
                      <a:avLst/>
                    </a:prstGeom>
                    <a:noFill/>
                  </pic:spPr>
                </pic:pic>
              </a:graphicData>
            </a:graphic>
          </wp:inline>
        </w:drawing>
      </w:r>
    </w:p>
    <w:p w:rsidR="000A383A" w:rsidRPr="000A383A" w:rsidRDefault="000A383A" w:rsidP="000A383A">
      <w:pPr>
        <w:pStyle w:val="NoSpacing"/>
        <w:jc w:val="both"/>
      </w:pPr>
      <w:r w:rsidRPr="000A383A">
        <w:t>Sequence for adding an item:</w:t>
      </w:r>
    </w:p>
    <w:p w:rsidR="000A383A" w:rsidRPr="000A383A" w:rsidRDefault="000A383A" w:rsidP="000A383A">
      <w:pPr>
        <w:pStyle w:val="NoSpacing"/>
        <w:numPr>
          <w:ilvl w:val="0"/>
          <w:numId w:val="27"/>
        </w:numPr>
        <w:jc w:val="both"/>
      </w:pPr>
      <w:r w:rsidRPr="000A383A">
        <w:t>When the user types in a command, GUI will pass the raw user input as a string to Logic.</w:t>
      </w:r>
    </w:p>
    <w:p w:rsidR="000A383A" w:rsidRPr="000A383A" w:rsidRDefault="000A383A" w:rsidP="000A383A">
      <w:pPr>
        <w:pStyle w:val="NoSpacing"/>
        <w:numPr>
          <w:ilvl w:val="0"/>
          <w:numId w:val="27"/>
        </w:numPr>
        <w:jc w:val="both"/>
      </w:pPr>
      <w:r w:rsidRPr="000A383A">
        <w:t>Logic passes the string on to Parser, who converts the user input into a list of instructions for Logic to execute</w:t>
      </w:r>
      <w:r>
        <w:t>, in this case, the adding of an item</w:t>
      </w:r>
      <w:r w:rsidRPr="000A383A">
        <w:t>.</w:t>
      </w:r>
    </w:p>
    <w:p w:rsidR="000A383A" w:rsidRDefault="000A383A" w:rsidP="000A383A">
      <w:pPr>
        <w:pStyle w:val="NoSpacing"/>
        <w:numPr>
          <w:ilvl w:val="0"/>
          <w:numId w:val="27"/>
        </w:numPr>
        <w:jc w:val="both"/>
      </w:pPr>
      <w:r w:rsidRPr="000A383A">
        <w:t xml:space="preserve">Running through the list of instructions, Logic creates a new Item with all the fields filled in as specified by the user. Upon reaching the end of the list, Logic does a final check to verify that </w:t>
      </w:r>
      <w:r>
        <w:t>the fields within the Item are valid inputs</w:t>
      </w:r>
      <w:r w:rsidRPr="000A383A">
        <w:t>, before passing the newly-created Item to Storage for addition into the schedule.</w:t>
      </w:r>
    </w:p>
    <w:p w:rsidR="000A383A" w:rsidRPr="000A383A" w:rsidRDefault="000A383A" w:rsidP="000A383A">
      <w:pPr>
        <w:pStyle w:val="NoSpacing"/>
        <w:numPr>
          <w:ilvl w:val="0"/>
          <w:numId w:val="27"/>
        </w:numPr>
        <w:jc w:val="both"/>
      </w:pPr>
      <w:r>
        <w:t>Storage s</w:t>
      </w:r>
      <w:r w:rsidR="00704785">
        <w:t>tores the Item into a vector in the Schedule sub-component, and saves both the command and the Item into the History sub-component. It then indicates if the addition was a success or a failure.</w:t>
      </w:r>
    </w:p>
    <w:p w:rsidR="000A383A" w:rsidRPr="000A383A" w:rsidRDefault="000A383A" w:rsidP="000A383A">
      <w:pPr>
        <w:pStyle w:val="NoSpacing"/>
        <w:numPr>
          <w:ilvl w:val="0"/>
          <w:numId w:val="27"/>
        </w:numPr>
        <w:jc w:val="both"/>
      </w:pPr>
      <w:r w:rsidRPr="000A383A">
        <w:lastRenderedPageBreak/>
        <w:t>After addition of the I</w:t>
      </w:r>
      <w:r w:rsidR="00704785">
        <w:t xml:space="preserve">tem, Logic calls Storage again and </w:t>
      </w:r>
      <w:r w:rsidRPr="000A383A">
        <w:t>retrieve</w:t>
      </w:r>
      <w:r w:rsidR="00704785">
        <w:t>s</w:t>
      </w:r>
      <w:r w:rsidRPr="000A383A">
        <w:t xml:space="preserve"> a copy of the updated schedule </w:t>
      </w:r>
      <w:r w:rsidR="00704785">
        <w:t>for</w:t>
      </w:r>
      <w:r w:rsidRPr="000A383A">
        <w:t xml:space="preserve"> display to the user.</w:t>
      </w:r>
    </w:p>
    <w:p w:rsidR="000A383A" w:rsidRPr="000A383A" w:rsidRDefault="000A383A" w:rsidP="000A383A">
      <w:pPr>
        <w:pStyle w:val="NoSpacing"/>
        <w:numPr>
          <w:ilvl w:val="0"/>
          <w:numId w:val="27"/>
        </w:numPr>
        <w:jc w:val="both"/>
      </w:pPr>
      <w:r w:rsidRPr="000A383A">
        <w:t>Finally, Logic passes the updated schedule on to GUI, which displays the schedule in an accessible and easily-understood format to the user.</w:t>
      </w:r>
    </w:p>
    <w:p w:rsidR="000535E3" w:rsidRDefault="000535E3" w:rsidP="000A383A">
      <w:pPr>
        <w:pStyle w:val="NoSpacing"/>
        <w:spacing w:after="240"/>
        <w:jc w:val="both"/>
      </w:pPr>
    </w:p>
    <w:p w:rsidR="004C7B99" w:rsidRPr="004C7B99" w:rsidRDefault="004C7B99" w:rsidP="000A383A">
      <w:pPr>
        <w:pStyle w:val="NoSpacing"/>
        <w:spacing w:after="240"/>
        <w:jc w:val="both"/>
        <w:rPr>
          <w:b/>
          <w:color w:val="FF0000"/>
        </w:rPr>
      </w:pPr>
      <w:r w:rsidRPr="004C7B99">
        <w:rPr>
          <w:b/>
          <w:color w:val="FF0000"/>
          <w:highlight w:val="yellow"/>
        </w:rPr>
        <w:t>(SEQUENCE DIAGRAM FOR EDIT ITEM)</w:t>
      </w:r>
    </w:p>
    <w:p w:rsidR="004C7B99" w:rsidRDefault="004C7B99" w:rsidP="000A383A">
      <w:pPr>
        <w:pStyle w:val="NoSpacing"/>
        <w:spacing w:after="240"/>
        <w:jc w:val="both"/>
      </w:pPr>
    </w:p>
    <w:p w:rsidR="00304C5E" w:rsidRPr="000A383A" w:rsidRDefault="000535E3" w:rsidP="000A383A">
      <w:pPr>
        <w:pStyle w:val="NoSpacing"/>
        <w:spacing w:after="240"/>
        <w:jc w:val="both"/>
      </w:pPr>
      <w:r>
        <w:rPr>
          <w:noProof/>
          <w:lang w:val="en-SG" w:eastAsia="en-SG"/>
        </w:rPr>
        <w:drawing>
          <wp:inline distT="0" distB="0" distL="0" distR="0" wp14:anchorId="7527FBFF" wp14:editId="19FB4F4A">
            <wp:extent cx="5731510" cy="250500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05009"/>
                    </a:xfrm>
                    <a:prstGeom prst="rect">
                      <a:avLst/>
                    </a:prstGeom>
                    <a:noFill/>
                  </pic:spPr>
                </pic:pic>
              </a:graphicData>
            </a:graphic>
          </wp:inline>
        </w:drawing>
      </w:r>
    </w:p>
    <w:p w:rsidR="000535E3" w:rsidRDefault="000535E3" w:rsidP="000535E3">
      <w:pPr>
        <w:pStyle w:val="NoSpacing"/>
      </w:pPr>
      <w:r>
        <w:t xml:space="preserve">Sequence for </w:t>
      </w:r>
      <w:r w:rsidRPr="00157AAF">
        <w:t>searching</w:t>
      </w:r>
      <w:r>
        <w:t xml:space="preserve"> via a keyword:</w:t>
      </w:r>
    </w:p>
    <w:p w:rsidR="000535E3" w:rsidRPr="000A383A" w:rsidRDefault="000535E3" w:rsidP="000535E3">
      <w:pPr>
        <w:pStyle w:val="NoSpacing"/>
        <w:numPr>
          <w:ilvl w:val="0"/>
          <w:numId w:val="28"/>
        </w:numPr>
        <w:jc w:val="both"/>
      </w:pPr>
      <w:r w:rsidRPr="000A383A">
        <w:t>When the user types in a command, GUI will pass the raw user input as a string to Logic.</w:t>
      </w:r>
    </w:p>
    <w:p w:rsidR="000535E3" w:rsidRPr="000A383A" w:rsidRDefault="000535E3" w:rsidP="000535E3">
      <w:pPr>
        <w:pStyle w:val="NoSpacing"/>
        <w:numPr>
          <w:ilvl w:val="0"/>
          <w:numId w:val="28"/>
        </w:numPr>
        <w:jc w:val="both"/>
      </w:pPr>
      <w:r w:rsidRPr="000A383A">
        <w:t>Logic passes the string on to Parser, who converts the user input into a list of instructions for Logic to execute</w:t>
      </w:r>
      <w:r>
        <w:t>, in this case, the searching for a keyword</w:t>
      </w:r>
      <w:r w:rsidRPr="000A383A">
        <w:t>.</w:t>
      </w:r>
    </w:p>
    <w:p w:rsidR="000535E3" w:rsidRDefault="000535E3" w:rsidP="000535E3">
      <w:pPr>
        <w:pStyle w:val="NoSpacing"/>
        <w:numPr>
          <w:ilvl w:val="0"/>
          <w:numId w:val="28"/>
        </w:numPr>
        <w:jc w:val="both"/>
      </w:pPr>
      <w:r>
        <w:t>Logic instructs Storage to filter the schedule by, preparing to show the user only the Items containing the search term. If multiple</w:t>
      </w:r>
      <w:r w:rsidR="004C7B99">
        <w:t xml:space="preserve"> search terms are provided by the user, Logic will repeatedly instruct Storage to filter the schedule.</w:t>
      </w:r>
    </w:p>
    <w:p w:rsidR="000535E3" w:rsidRPr="004732EC" w:rsidRDefault="000535E3" w:rsidP="000535E3">
      <w:pPr>
        <w:pStyle w:val="NoSpacing"/>
        <w:numPr>
          <w:ilvl w:val="0"/>
          <w:numId w:val="28"/>
        </w:numPr>
        <w:jc w:val="both"/>
      </w:pPr>
      <w:r>
        <w:t>After the filter</w:t>
      </w:r>
      <w:r w:rsidR="004C7B99">
        <w:t>(s)</w:t>
      </w:r>
      <w:r>
        <w:t>, Logic calls Storage again to retrieve a copy of the updated schedule to display to the user.</w:t>
      </w:r>
    </w:p>
    <w:p w:rsidR="004C7B99" w:rsidRDefault="004C7B99" w:rsidP="00E364B9">
      <w:pPr>
        <w:pStyle w:val="NoSpacing"/>
        <w:spacing w:after="240"/>
        <w:jc w:val="both"/>
      </w:pPr>
    </w:p>
    <w:p w:rsidR="004C7B99" w:rsidRPr="004C7B99" w:rsidRDefault="004C7B99" w:rsidP="00E364B9">
      <w:pPr>
        <w:pStyle w:val="NoSpacing"/>
        <w:spacing w:after="240"/>
        <w:jc w:val="both"/>
        <w:rPr>
          <w:b/>
          <w:color w:val="FF0000"/>
        </w:rPr>
      </w:pPr>
      <w:r w:rsidRPr="004C7B99">
        <w:rPr>
          <w:b/>
          <w:color w:val="FF0000"/>
          <w:highlight w:val="yellow"/>
        </w:rPr>
        <w:t>(SEQUENCE DIAGRAM FOR SORTING SCHEDULE)</w:t>
      </w:r>
    </w:p>
    <w:p w:rsidR="00304C5E" w:rsidRDefault="00304C5E" w:rsidP="00E364B9">
      <w:pPr>
        <w:pStyle w:val="NoSpacing"/>
        <w:spacing w:after="240"/>
        <w:jc w:val="both"/>
      </w:pPr>
    </w:p>
    <w:p w:rsidR="004732EC" w:rsidRDefault="00D551C1" w:rsidP="004732EC">
      <w:pPr>
        <w:pStyle w:val="Heading2"/>
      </w:pPr>
      <w:r>
        <w:t>5</w:t>
      </w:r>
      <w:r w:rsidR="004732EC">
        <w:t xml:space="preserve">   </w:t>
      </w:r>
      <w:proofErr w:type="spellStart"/>
      <w:r w:rsidR="004732EC">
        <w:t>iPlanner</w:t>
      </w:r>
      <w:proofErr w:type="spellEnd"/>
      <w:r w:rsidR="004732EC">
        <w:t xml:space="preserve"> Components</w:t>
      </w:r>
    </w:p>
    <w:p w:rsidR="004732EC" w:rsidRDefault="00D551C1" w:rsidP="004732EC">
      <w:pPr>
        <w:pStyle w:val="Heading3"/>
      </w:pPr>
      <w:r>
        <w:t>5</w:t>
      </w:r>
      <w:r w:rsidR="004732EC">
        <w:t>.1   GUI</w:t>
      </w:r>
    </w:p>
    <w:p w:rsidR="004732EC" w:rsidRDefault="00D551C1" w:rsidP="004732EC">
      <w:pPr>
        <w:pStyle w:val="NoSpacing"/>
        <w:rPr>
          <w:b/>
          <w:color w:val="FF0000"/>
          <w:lang w:val="en-SG"/>
        </w:rPr>
      </w:pPr>
      <w:r w:rsidRPr="00D551C1">
        <w:rPr>
          <w:b/>
          <w:color w:val="FF0000"/>
          <w:highlight w:val="yellow"/>
          <w:lang w:val="en-SG"/>
        </w:rPr>
        <w:t>(C</w:t>
      </w:r>
      <w:r w:rsidR="008C1D21">
        <w:rPr>
          <w:b/>
          <w:color w:val="FF0000"/>
          <w:highlight w:val="yellow"/>
          <w:lang w:val="en-SG"/>
        </w:rPr>
        <w:t>OMPONENT</w:t>
      </w:r>
      <w:r w:rsidRPr="00D551C1">
        <w:rPr>
          <w:b/>
          <w:color w:val="FF0000"/>
          <w:highlight w:val="yellow"/>
          <w:lang w:val="en-SG"/>
        </w:rPr>
        <w:t xml:space="preserve"> DIAGRAM OF GUI)</w:t>
      </w:r>
    </w:p>
    <w:p w:rsidR="00D551C1" w:rsidRPr="004732EC" w:rsidRDefault="00D551C1" w:rsidP="00D551C1">
      <w:pPr>
        <w:pStyle w:val="Heading4"/>
      </w:pPr>
      <w:r>
        <w:t>5.</w:t>
      </w:r>
      <w:r w:rsidR="00F379F6">
        <w:t>1</w:t>
      </w:r>
      <w:r>
        <w:t>.1   Package Overview</w:t>
      </w:r>
    </w:p>
    <w:p w:rsidR="00D551C1" w:rsidRDefault="00D551C1" w:rsidP="004732EC">
      <w:pPr>
        <w:pStyle w:val="NoSpacing"/>
        <w:rPr>
          <w:lang w:val="en-SG"/>
        </w:rPr>
      </w:pPr>
    </w:p>
    <w:p w:rsidR="00D551C1" w:rsidRPr="004732EC" w:rsidRDefault="00D551C1" w:rsidP="00D551C1">
      <w:pPr>
        <w:pStyle w:val="Heading4"/>
      </w:pPr>
      <w:r>
        <w:t>5.</w:t>
      </w:r>
      <w:r w:rsidR="00F379F6">
        <w:t>1</w:t>
      </w:r>
      <w:r>
        <w:t>.2   Policies</w:t>
      </w:r>
    </w:p>
    <w:p w:rsidR="00D551C1" w:rsidRDefault="00D551C1" w:rsidP="004732EC">
      <w:pPr>
        <w:pStyle w:val="NoSpacing"/>
        <w:rPr>
          <w:lang w:val="en-SG"/>
        </w:rPr>
      </w:pPr>
    </w:p>
    <w:p w:rsidR="00F379F6" w:rsidRPr="004732EC" w:rsidRDefault="00F379F6" w:rsidP="00F379F6">
      <w:pPr>
        <w:pStyle w:val="Heading4"/>
      </w:pPr>
      <w:r>
        <w:t>5.1.3   Extensibility</w:t>
      </w:r>
    </w:p>
    <w:p w:rsidR="00F379F6" w:rsidRPr="00D551C1" w:rsidRDefault="00F379F6" w:rsidP="004732EC">
      <w:pPr>
        <w:pStyle w:val="NoSpacing"/>
        <w:rPr>
          <w:lang w:val="en-SG"/>
        </w:rPr>
      </w:pPr>
    </w:p>
    <w:p w:rsidR="004732EC" w:rsidRDefault="00D551C1" w:rsidP="004732EC">
      <w:pPr>
        <w:pStyle w:val="Heading3"/>
      </w:pPr>
      <w:r>
        <w:lastRenderedPageBreak/>
        <w:t>5</w:t>
      </w:r>
      <w:r w:rsidR="004732EC">
        <w:t>.2   Logic</w:t>
      </w:r>
    </w:p>
    <w:p w:rsidR="00DA004D" w:rsidRPr="00DA004D" w:rsidRDefault="00DA004D" w:rsidP="00DA004D">
      <w:pPr>
        <w:pStyle w:val="NoSpacing"/>
        <w:rPr>
          <w:b/>
          <w:color w:val="FF0000"/>
          <w:lang w:val="en-SG"/>
        </w:rPr>
      </w:pPr>
      <w:r w:rsidRPr="00D551C1">
        <w:rPr>
          <w:b/>
          <w:color w:val="FF0000"/>
          <w:highlight w:val="yellow"/>
          <w:lang w:val="en-SG"/>
        </w:rPr>
        <w:t>(C</w:t>
      </w:r>
      <w:r w:rsidR="008C1D21">
        <w:rPr>
          <w:b/>
          <w:color w:val="FF0000"/>
          <w:highlight w:val="yellow"/>
          <w:lang w:val="en-SG"/>
        </w:rPr>
        <w:t>OMPONENT</w:t>
      </w:r>
      <w:r w:rsidRPr="00D551C1">
        <w:rPr>
          <w:b/>
          <w:color w:val="FF0000"/>
          <w:highlight w:val="yellow"/>
          <w:lang w:val="en-SG"/>
        </w:rPr>
        <w:t xml:space="preserve"> DIAGRAM OF </w:t>
      </w:r>
      <w:r>
        <w:rPr>
          <w:b/>
          <w:color w:val="FF0000"/>
          <w:highlight w:val="yellow"/>
          <w:lang w:val="en-SG"/>
        </w:rPr>
        <w:t>LOGIC</w:t>
      </w:r>
      <w:r w:rsidRPr="00D551C1">
        <w:rPr>
          <w:b/>
          <w:color w:val="FF0000"/>
          <w:highlight w:val="yellow"/>
          <w:lang w:val="en-SG"/>
        </w:rPr>
        <w:t>)</w:t>
      </w:r>
    </w:p>
    <w:p w:rsidR="00F379F6" w:rsidRPr="004732EC" w:rsidRDefault="00F379F6" w:rsidP="00F379F6">
      <w:pPr>
        <w:pStyle w:val="Heading4"/>
      </w:pPr>
      <w:r>
        <w:t>5.2.1   Package Overview</w:t>
      </w:r>
    </w:p>
    <w:p w:rsidR="00F379F6" w:rsidRDefault="00F379F6" w:rsidP="00F379F6">
      <w:pPr>
        <w:pStyle w:val="NoSpacing"/>
        <w:rPr>
          <w:lang w:val="en-SG"/>
        </w:rPr>
      </w:pPr>
    </w:p>
    <w:p w:rsidR="00F379F6" w:rsidRPr="004732EC" w:rsidRDefault="00F379F6" w:rsidP="00F379F6">
      <w:pPr>
        <w:pStyle w:val="Heading4"/>
      </w:pPr>
      <w:r>
        <w:t>5.2.2   Policies</w:t>
      </w:r>
    </w:p>
    <w:p w:rsidR="00F379F6" w:rsidRDefault="00F379F6" w:rsidP="00F379F6">
      <w:pPr>
        <w:pStyle w:val="NoSpacing"/>
        <w:rPr>
          <w:lang w:val="en-SG"/>
        </w:rPr>
      </w:pPr>
    </w:p>
    <w:p w:rsidR="00F379F6" w:rsidRDefault="00F379F6" w:rsidP="00F379F6">
      <w:pPr>
        <w:pStyle w:val="Heading4"/>
      </w:pPr>
      <w:r>
        <w:t>5.2.3   Extensibility</w:t>
      </w:r>
    </w:p>
    <w:p w:rsidR="00F379F6" w:rsidRPr="00F379F6" w:rsidRDefault="00F379F6" w:rsidP="00F379F6">
      <w:pPr>
        <w:rPr>
          <w:lang w:val="en-SG"/>
        </w:rPr>
      </w:pPr>
    </w:p>
    <w:p w:rsidR="004732EC" w:rsidRDefault="00F379F6" w:rsidP="009B1403">
      <w:pPr>
        <w:pStyle w:val="Heading3"/>
        <w:jc w:val="both"/>
        <w:pPrChange w:id="61" w:author="Ng Chon Beng" w:date="2015-04-13T23:19:00Z">
          <w:pPr>
            <w:pStyle w:val="Heading3"/>
          </w:pPr>
        </w:pPrChange>
      </w:pPr>
      <w:r>
        <w:t>5</w:t>
      </w:r>
      <w:r w:rsidR="004732EC">
        <w:t>.3   Parser</w:t>
      </w:r>
    </w:p>
    <w:p w:rsidR="00DA004D" w:rsidRDefault="00DA004D" w:rsidP="009B1403">
      <w:pPr>
        <w:pStyle w:val="NoSpacing"/>
        <w:jc w:val="both"/>
        <w:rPr>
          <w:ins w:id="62" w:author="Ng Chon Beng" w:date="2015-04-13T22:53:00Z"/>
          <w:b/>
          <w:color w:val="FF0000"/>
          <w:lang w:val="en-SG"/>
        </w:rPr>
        <w:pPrChange w:id="63" w:author="Ng Chon Beng" w:date="2015-04-13T23:19:00Z">
          <w:pPr>
            <w:pStyle w:val="NoSpacing"/>
          </w:pPr>
        </w:pPrChange>
      </w:pPr>
      <w:r w:rsidRPr="00D551C1">
        <w:rPr>
          <w:b/>
          <w:color w:val="FF0000"/>
          <w:highlight w:val="yellow"/>
          <w:lang w:val="en-SG"/>
        </w:rPr>
        <w:t>(C</w:t>
      </w:r>
      <w:r w:rsidR="008C1D21">
        <w:rPr>
          <w:b/>
          <w:color w:val="FF0000"/>
          <w:highlight w:val="yellow"/>
          <w:lang w:val="en-SG"/>
        </w:rPr>
        <w:t>OMPONENT</w:t>
      </w:r>
      <w:r w:rsidRPr="00D551C1">
        <w:rPr>
          <w:b/>
          <w:color w:val="FF0000"/>
          <w:highlight w:val="yellow"/>
          <w:lang w:val="en-SG"/>
        </w:rPr>
        <w:t xml:space="preserve"> DIAGRAM OF </w:t>
      </w:r>
      <w:r>
        <w:rPr>
          <w:b/>
          <w:color w:val="FF0000"/>
          <w:highlight w:val="yellow"/>
          <w:lang w:val="en-SG"/>
        </w:rPr>
        <w:t>PARSER</w:t>
      </w:r>
      <w:r w:rsidRPr="00D551C1">
        <w:rPr>
          <w:b/>
          <w:color w:val="FF0000"/>
          <w:highlight w:val="yellow"/>
          <w:lang w:val="en-SG"/>
        </w:rPr>
        <w:t>)</w:t>
      </w:r>
    </w:p>
    <w:p w:rsidR="00445BEC" w:rsidRPr="000F4164" w:rsidRDefault="00445BEC" w:rsidP="009B1403">
      <w:pPr>
        <w:jc w:val="both"/>
        <w:rPr>
          <w:lang w:val="en-SG"/>
          <w:rPrChange w:id="64" w:author="Ng Chon Beng" w:date="2015-04-13T23:08:00Z">
            <w:rPr>
              <w:b/>
              <w:color w:val="FF0000"/>
              <w:lang w:val="en-SG"/>
            </w:rPr>
          </w:rPrChange>
        </w:rPr>
        <w:pPrChange w:id="65" w:author="Ng Chon Beng" w:date="2015-04-13T23:19:00Z">
          <w:pPr>
            <w:pStyle w:val="NoSpacing"/>
          </w:pPr>
        </w:pPrChange>
      </w:pPr>
      <w:ins w:id="66" w:author="Ng Chon Beng" w:date="2015-04-13T22:53:00Z">
        <w:r w:rsidRPr="000F4164">
          <w:rPr>
            <w:lang w:val="en-SG"/>
            <w:rPrChange w:id="67" w:author="Ng Chon Beng" w:date="2015-04-13T23:08:00Z">
              <w:rPr/>
            </w:rPrChange>
          </w:rPr>
          <w:t xml:space="preserve">The </w:t>
        </w:r>
        <w:r w:rsidRPr="000F4164">
          <w:rPr>
            <w:lang w:val="en-SG"/>
            <w:rPrChange w:id="68" w:author="Ng Chon Beng" w:date="2015-04-13T23:08:00Z">
              <w:rPr>
                <w:i/>
              </w:rPr>
            </w:rPrChange>
          </w:rPr>
          <w:t>Parser component takes in a user input</w:t>
        </w:r>
      </w:ins>
      <w:ins w:id="69" w:author="Ng Chon Beng" w:date="2015-04-13T22:58:00Z">
        <w:r w:rsidR="00E7775E" w:rsidRPr="000F4164">
          <w:rPr>
            <w:lang w:val="en-SG"/>
            <w:rPrChange w:id="70" w:author="Ng Chon Beng" w:date="2015-04-13T23:08:00Z">
              <w:rPr>
                <w:i/>
              </w:rPr>
            </w:rPrChange>
          </w:rPr>
          <w:t xml:space="preserve"> </w:t>
        </w:r>
        <w:r w:rsidR="00E7775E" w:rsidRPr="000F4164">
          <w:rPr>
            <w:lang w:val="en-SG"/>
            <w:rPrChange w:id="71" w:author="Ng Chon Beng" w:date="2015-04-13T23:08:00Z">
              <w:rPr>
                <w:i/>
              </w:rPr>
            </w:rPrChange>
          </w:rPr>
          <w:t>string</w:t>
        </w:r>
      </w:ins>
      <w:ins w:id="72" w:author="Ng Chon Beng" w:date="2015-04-13T22:53:00Z">
        <w:r w:rsidRPr="000F4164">
          <w:rPr>
            <w:lang w:val="en-SG"/>
            <w:rPrChange w:id="73" w:author="Ng Chon Beng" w:date="2015-04-13T23:08:00Z">
              <w:rPr>
                <w:i/>
              </w:rPr>
            </w:rPrChange>
          </w:rPr>
          <w:t xml:space="preserve"> from Logic and </w:t>
        </w:r>
      </w:ins>
      <w:ins w:id="74" w:author="Ng Chon Beng" w:date="2015-04-13T22:54:00Z">
        <w:r w:rsidRPr="000F4164">
          <w:rPr>
            <w:lang w:val="en-SG"/>
            <w:rPrChange w:id="75" w:author="Ng Chon Beng" w:date="2015-04-13T23:08:00Z">
              <w:rPr>
                <w:i/>
              </w:rPr>
            </w:rPrChange>
          </w:rPr>
          <w:t xml:space="preserve">it returns a list of commands and text </w:t>
        </w:r>
      </w:ins>
      <w:ins w:id="76" w:author="Ng Chon Beng" w:date="2015-04-13T22:55:00Z">
        <w:r w:rsidRPr="000F4164">
          <w:rPr>
            <w:lang w:val="en-SG"/>
            <w:rPrChange w:id="77" w:author="Ng Chon Beng" w:date="2015-04-13T23:08:00Z">
              <w:rPr>
                <w:i/>
              </w:rPr>
            </w:rPrChange>
          </w:rPr>
          <w:t xml:space="preserve">back </w:t>
        </w:r>
      </w:ins>
      <w:ins w:id="78" w:author="Ng Chon Beng" w:date="2015-04-13T22:54:00Z">
        <w:r w:rsidRPr="000F4164">
          <w:rPr>
            <w:lang w:val="en-SG"/>
            <w:rPrChange w:id="79" w:author="Ng Chon Beng" w:date="2015-04-13T23:08:00Z">
              <w:rPr>
                <w:i/>
              </w:rPr>
            </w:rPrChange>
          </w:rPr>
          <w:t>to Logic.</w:t>
        </w:r>
      </w:ins>
      <w:ins w:id="80" w:author="Ng Chon Beng" w:date="2015-04-13T22:57:00Z">
        <w:r w:rsidR="00E7775E" w:rsidRPr="000F4164">
          <w:rPr>
            <w:lang w:val="en-SG"/>
            <w:rPrChange w:id="81" w:author="Ng Chon Beng" w:date="2015-04-13T23:08:00Z">
              <w:rPr>
                <w:i/>
              </w:rPr>
            </w:rPrChange>
          </w:rPr>
          <w:t xml:space="preserve"> Primarily, it tries to interpret the user input string</w:t>
        </w:r>
      </w:ins>
      <w:ins w:id="82" w:author="Ng Chon Beng" w:date="2015-04-13T22:58:00Z">
        <w:r w:rsidR="00E7775E" w:rsidRPr="000F4164">
          <w:rPr>
            <w:lang w:val="en-SG"/>
            <w:rPrChange w:id="83" w:author="Ng Chon Beng" w:date="2015-04-13T23:08:00Z">
              <w:rPr>
                <w:i/>
              </w:rPr>
            </w:rPrChange>
          </w:rPr>
          <w:t xml:space="preserve"> as accurately as possible and </w:t>
        </w:r>
      </w:ins>
      <w:ins w:id="84" w:author="Ng Chon Beng" w:date="2015-04-13T23:05:00Z">
        <w:r w:rsidR="00E7775E" w:rsidRPr="000F4164">
          <w:rPr>
            <w:lang w:val="en-SG"/>
            <w:rPrChange w:id="85" w:author="Ng Chon Beng" w:date="2015-04-13T23:08:00Z">
              <w:rPr>
                <w:i/>
              </w:rPr>
            </w:rPrChange>
          </w:rPr>
          <w:t>return the commands and text for Logic to execute out the user’s desired actions.</w:t>
        </w:r>
      </w:ins>
    </w:p>
    <w:p w:rsidR="00F379F6" w:rsidRDefault="00F379F6" w:rsidP="009B1403">
      <w:pPr>
        <w:pStyle w:val="Heading4"/>
        <w:jc w:val="both"/>
        <w:rPr>
          <w:ins w:id="86" w:author="Ng Chon Beng" w:date="2015-04-13T23:06:00Z"/>
        </w:rPr>
        <w:pPrChange w:id="87" w:author="Ng Chon Beng" w:date="2015-04-13T23:19:00Z">
          <w:pPr>
            <w:pStyle w:val="Heading4"/>
          </w:pPr>
        </w:pPrChange>
      </w:pPr>
      <w:r>
        <w:t>5.3.1   Package Overview</w:t>
      </w:r>
    </w:p>
    <w:p w:rsidR="000F4164" w:rsidRPr="009B1403" w:rsidDel="000F4164" w:rsidRDefault="000F4164" w:rsidP="009B1403">
      <w:pPr>
        <w:pStyle w:val="NoSpacing"/>
        <w:ind w:left="2160" w:hanging="2160"/>
        <w:jc w:val="both"/>
        <w:rPr>
          <w:del w:id="88" w:author="Ng Chon Beng" w:date="2015-04-13T23:08:00Z"/>
          <w:lang w:val="en-SG"/>
          <w:rPrChange w:id="89" w:author="Ng Chon Beng" w:date="2015-04-13T23:19:00Z">
            <w:rPr>
              <w:del w:id="90" w:author="Ng Chon Beng" w:date="2015-04-13T23:08:00Z"/>
            </w:rPr>
          </w:rPrChange>
        </w:rPr>
        <w:pPrChange w:id="91" w:author="Ng Chon Beng" w:date="2015-04-13T23:19:00Z">
          <w:pPr>
            <w:pStyle w:val="Heading4"/>
          </w:pPr>
        </w:pPrChange>
      </w:pPr>
      <w:ins w:id="92" w:author="Ng Chon Beng" w:date="2015-04-13T23:06:00Z">
        <w:r w:rsidRPr="009B1403">
          <w:rPr>
            <w:lang w:val="en-SG"/>
            <w:rPrChange w:id="93" w:author="Ng Chon Beng" w:date="2015-04-13T23:19:00Z">
              <w:rPr/>
            </w:rPrChange>
          </w:rPr>
          <w:t>Parser:</w:t>
        </w:r>
        <w:r w:rsidRPr="009B1403">
          <w:rPr>
            <w:lang w:val="en-SG"/>
            <w:rPrChange w:id="94" w:author="Ng Chon Beng" w:date="2015-04-13T23:19:00Z">
              <w:rPr/>
            </w:rPrChange>
          </w:rPr>
          <w:tab/>
          <w:t xml:space="preserve">Provides only one public function for Logic component to call in order to </w:t>
        </w:r>
      </w:ins>
      <w:ins w:id="95" w:author="Ng Chon Beng" w:date="2015-04-13T23:08:00Z">
        <w:r w:rsidRPr="009B1403">
          <w:rPr>
            <w:lang w:val="en-SG"/>
            <w:rPrChange w:id="96" w:author="Ng Chon Beng" w:date="2015-04-13T23:19:00Z">
              <w:rPr/>
            </w:rPrChange>
          </w:rPr>
          <w:t>interpret user’s input.</w:t>
        </w:r>
      </w:ins>
    </w:p>
    <w:p w:rsidR="00F379F6" w:rsidDel="009B1403" w:rsidRDefault="00F379F6" w:rsidP="009B1403">
      <w:pPr>
        <w:ind w:left="2160" w:hanging="2160"/>
        <w:jc w:val="both"/>
        <w:rPr>
          <w:del w:id="97" w:author="Ng Chon Beng" w:date="2015-04-13T23:19:00Z"/>
          <w:lang w:val="en-SG"/>
        </w:rPr>
        <w:pPrChange w:id="98" w:author="Ng Chon Beng" w:date="2015-04-13T23:19:00Z">
          <w:pPr>
            <w:pStyle w:val="NoSpacing"/>
          </w:pPr>
        </w:pPrChange>
      </w:pPr>
    </w:p>
    <w:p w:rsidR="009B1403" w:rsidRDefault="009B1403" w:rsidP="009B1403">
      <w:pPr>
        <w:pStyle w:val="Heading4"/>
        <w:ind w:left="2160" w:hanging="2160"/>
        <w:jc w:val="both"/>
        <w:rPr>
          <w:ins w:id="99" w:author="Ng Chon Beng" w:date="2015-04-13T23:19:00Z"/>
        </w:rPr>
        <w:pPrChange w:id="100" w:author="Ng Chon Beng" w:date="2015-04-13T23:19:00Z">
          <w:pPr>
            <w:pStyle w:val="Heading4"/>
          </w:pPr>
        </w:pPrChange>
      </w:pPr>
    </w:p>
    <w:p w:rsidR="00F379F6" w:rsidRPr="004732EC" w:rsidRDefault="00F379F6" w:rsidP="009B1403">
      <w:pPr>
        <w:pStyle w:val="Heading4"/>
        <w:jc w:val="both"/>
        <w:pPrChange w:id="101" w:author="Ng Chon Beng" w:date="2015-04-13T23:19:00Z">
          <w:pPr>
            <w:pStyle w:val="Heading4"/>
          </w:pPr>
        </w:pPrChange>
      </w:pPr>
      <w:r>
        <w:t>5.3.2   Policies</w:t>
      </w:r>
    </w:p>
    <w:p w:rsidR="00F379F6" w:rsidRDefault="000F4164" w:rsidP="009B1403">
      <w:pPr>
        <w:pStyle w:val="NoSpacing"/>
        <w:ind w:left="2160" w:hanging="2160"/>
        <w:jc w:val="both"/>
        <w:rPr>
          <w:ins w:id="102" w:author="Ng Chon Beng" w:date="2015-04-13T23:10:00Z"/>
          <w:lang w:val="en-SG"/>
        </w:rPr>
        <w:pPrChange w:id="103" w:author="Ng Chon Beng" w:date="2015-04-13T23:19:00Z">
          <w:pPr>
            <w:pStyle w:val="NoSpacing"/>
          </w:pPr>
        </w:pPrChange>
      </w:pPr>
      <w:ins w:id="104" w:author="Ng Chon Beng" w:date="2015-04-13T23:10:00Z">
        <w:r>
          <w:rPr>
            <w:lang w:val="en-SG"/>
          </w:rPr>
          <w:t>Façade Pattern:</w:t>
        </w:r>
        <w:r>
          <w:rPr>
            <w:lang w:val="en-SG"/>
          </w:rPr>
          <w:tab/>
          <w:t xml:space="preserve">This pattern is used to restrict access of other components to the internal details in the </w:t>
        </w:r>
      </w:ins>
      <w:ins w:id="105" w:author="Ng Chon Beng" w:date="2015-04-13T23:11:00Z">
        <w:r>
          <w:rPr>
            <w:lang w:val="en-SG"/>
          </w:rPr>
          <w:t>Parser</w:t>
        </w:r>
      </w:ins>
      <w:ins w:id="106" w:author="Ng Chon Beng" w:date="2015-04-13T23:10:00Z">
        <w:r>
          <w:rPr>
            <w:lang w:val="en-SG"/>
          </w:rPr>
          <w:t xml:space="preserve"> component.</w:t>
        </w:r>
      </w:ins>
    </w:p>
    <w:p w:rsidR="000F4164" w:rsidRDefault="000F4164" w:rsidP="009B1403">
      <w:pPr>
        <w:pStyle w:val="NoSpacing"/>
        <w:ind w:left="2160" w:hanging="2160"/>
        <w:jc w:val="both"/>
        <w:rPr>
          <w:lang w:val="en-SG"/>
        </w:rPr>
        <w:pPrChange w:id="107" w:author="Ng Chon Beng" w:date="2015-04-13T23:19:00Z">
          <w:pPr>
            <w:pStyle w:val="NoSpacing"/>
          </w:pPr>
        </w:pPrChange>
      </w:pPr>
      <w:ins w:id="108" w:author="Ng Chon Beng" w:date="2015-04-13T23:10:00Z">
        <w:r>
          <w:rPr>
            <w:lang w:val="en-SG"/>
          </w:rPr>
          <w:t>Singleton Pattern:</w:t>
        </w:r>
        <w:r>
          <w:rPr>
            <w:lang w:val="en-SG"/>
          </w:rPr>
          <w:tab/>
          <w:t xml:space="preserve">This is used </w:t>
        </w:r>
      </w:ins>
      <w:ins w:id="109" w:author="Ng Chon Beng" w:date="2015-04-13T23:11:00Z">
        <w:r>
          <w:rPr>
            <w:lang w:val="en-SG"/>
          </w:rPr>
          <w:t xml:space="preserve">to </w:t>
        </w:r>
        <w:proofErr w:type="gramStart"/>
        <w:r>
          <w:rPr>
            <w:lang w:val="en-SG"/>
          </w:rPr>
          <w:t>e</w:t>
        </w:r>
      </w:ins>
      <w:ins w:id="110" w:author="Ng Chon Beng" w:date="2015-04-13T23:10:00Z">
        <w:r>
          <w:rPr>
            <w:lang w:val="en-SG"/>
          </w:rPr>
          <w:t>nsures</w:t>
        </w:r>
        <w:proofErr w:type="gramEnd"/>
        <w:r>
          <w:rPr>
            <w:lang w:val="en-SG"/>
          </w:rPr>
          <w:t xml:space="preserve"> that there is only exactly one instance of </w:t>
        </w:r>
      </w:ins>
      <w:ins w:id="111" w:author="Ng Chon Beng" w:date="2015-04-13T23:11:00Z">
        <w:r>
          <w:rPr>
            <w:lang w:val="en-SG"/>
          </w:rPr>
          <w:t>parser</w:t>
        </w:r>
      </w:ins>
      <w:ins w:id="112" w:author="Ng Chon Beng" w:date="2015-04-13T23:10:00Z">
        <w:r>
          <w:rPr>
            <w:lang w:val="en-SG"/>
          </w:rPr>
          <w:t xml:space="preserve"> class.</w:t>
        </w:r>
      </w:ins>
    </w:p>
    <w:p w:rsidR="00F379F6" w:rsidRPr="004732EC" w:rsidRDefault="00F379F6" w:rsidP="009B1403">
      <w:pPr>
        <w:pStyle w:val="Heading4"/>
        <w:jc w:val="both"/>
        <w:pPrChange w:id="113" w:author="Ng Chon Beng" w:date="2015-04-13T23:19:00Z">
          <w:pPr>
            <w:pStyle w:val="Heading4"/>
          </w:pPr>
        </w:pPrChange>
      </w:pPr>
      <w:r>
        <w:t>5.3.3   Extensibility</w:t>
      </w:r>
    </w:p>
    <w:p w:rsidR="004732EC" w:rsidRDefault="000F4164" w:rsidP="009B1403">
      <w:pPr>
        <w:pStyle w:val="NoSpacing"/>
        <w:jc w:val="both"/>
        <w:rPr>
          <w:ins w:id="114" w:author="Ng Chon Beng" w:date="2015-04-13T23:12:00Z"/>
          <w:lang w:val="en-SG"/>
        </w:rPr>
        <w:pPrChange w:id="115" w:author="Ng Chon Beng" w:date="2015-04-13T23:19:00Z">
          <w:pPr>
            <w:pStyle w:val="NoSpacing"/>
          </w:pPr>
        </w:pPrChange>
      </w:pPr>
      <w:ins w:id="116" w:author="Ng Chon Beng" w:date="2015-04-13T23:12:00Z">
        <w:r>
          <w:rPr>
            <w:lang w:val="en-SG"/>
          </w:rPr>
          <w:t>Implementing better Natural Language Processing:</w:t>
        </w:r>
      </w:ins>
    </w:p>
    <w:p w:rsidR="000F4164" w:rsidRDefault="000F4164" w:rsidP="009B1403">
      <w:pPr>
        <w:pStyle w:val="NoSpacing"/>
        <w:jc w:val="both"/>
        <w:rPr>
          <w:lang w:val="en-SG"/>
        </w:rPr>
        <w:pPrChange w:id="117" w:author="Ng Chon Beng" w:date="2015-04-13T23:19:00Z">
          <w:pPr>
            <w:pStyle w:val="NoSpacing"/>
          </w:pPr>
        </w:pPrChange>
      </w:pPr>
      <w:ins w:id="118" w:author="Ng Chon Beng" w:date="2015-04-13T23:12:00Z">
        <w:r>
          <w:rPr>
            <w:lang w:val="en-SG"/>
          </w:rPr>
          <w:t xml:space="preserve">The parser requires the </w:t>
        </w:r>
      </w:ins>
      <w:ins w:id="119" w:author="Ng Chon Beng" w:date="2015-04-13T23:13:00Z">
        <w:r>
          <w:rPr>
            <w:lang w:val="en-SG"/>
          </w:rPr>
          <w:t>user to input a rather rigid input as keywords</w:t>
        </w:r>
      </w:ins>
      <w:ins w:id="120" w:author="Ng Chon Beng" w:date="2015-04-13T23:15:00Z">
        <w:r>
          <w:rPr>
            <w:lang w:val="en-SG"/>
          </w:rPr>
          <w:t xml:space="preserve"> coupled along with a hyphe</w:t>
        </w:r>
        <w:r w:rsidR="009B1403">
          <w:rPr>
            <w:lang w:val="en-SG"/>
          </w:rPr>
          <w:t>n is required for the command</w:t>
        </w:r>
      </w:ins>
      <w:ins w:id="121" w:author="Ng Chon Beng" w:date="2015-04-13T23:16:00Z">
        <w:r w:rsidR="009B1403">
          <w:rPr>
            <w:lang w:val="en-SG"/>
          </w:rPr>
          <w:t>s</w:t>
        </w:r>
      </w:ins>
      <w:ins w:id="122" w:author="Ng Chon Beng" w:date="2015-04-13T23:15:00Z">
        <w:r w:rsidR="009B1403">
          <w:rPr>
            <w:lang w:val="en-SG"/>
          </w:rPr>
          <w:t xml:space="preserve"> and modifiers</w:t>
        </w:r>
      </w:ins>
      <w:ins w:id="123" w:author="Ng Chon Beng" w:date="2015-04-13T23:16:00Z">
        <w:r w:rsidR="009B1403">
          <w:rPr>
            <w:lang w:val="en-SG"/>
          </w:rPr>
          <w:t>. Better algorithms</w:t>
        </w:r>
      </w:ins>
      <w:ins w:id="124" w:author="Ng Chon Beng" w:date="2015-04-13T23:18:00Z">
        <w:r w:rsidR="009B1403">
          <w:rPr>
            <w:lang w:val="en-SG"/>
          </w:rPr>
          <w:t xml:space="preserve"> will be required to allow the user to enter less rigid inputs</w:t>
        </w:r>
      </w:ins>
      <w:ins w:id="125" w:author="Ng Chon Beng" w:date="2015-04-13T23:16:00Z">
        <w:r w:rsidR="009B1403">
          <w:rPr>
            <w:lang w:val="en-SG"/>
          </w:rPr>
          <w:t>.</w:t>
        </w:r>
      </w:ins>
    </w:p>
    <w:p w:rsidR="004732EC" w:rsidRDefault="00F379F6" w:rsidP="004732EC">
      <w:pPr>
        <w:pStyle w:val="Heading3"/>
      </w:pPr>
      <w:r>
        <w:t>5</w:t>
      </w:r>
      <w:r w:rsidR="004732EC">
        <w:t>.4   Storage</w:t>
      </w:r>
    </w:p>
    <w:p w:rsidR="00DA004D" w:rsidRDefault="00DA004D" w:rsidP="00DA004D">
      <w:pPr>
        <w:pStyle w:val="NoSpacing"/>
        <w:rPr>
          <w:b/>
          <w:color w:val="FF0000"/>
          <w:lang w:val="en-SG"/>
        </w:rPr>
      </w:pPr>
      <w:r w:rsidRPr="00D551C1">
        <w:rPr>
          <w:b/>
          <w:color w:val="FF0000"/>
          <w:highlight w:val="yellow"/>
          <w:lang w:val="en-SG"/>
        </w:rPr>
        <w:t>(</w:t>
      </w:r>
      <w:r w:rsidR="008C1D21">
        <w:rPr>
          <w:b/>
          <w:color w:val="FF0000"/>
          <w:highlight w:val="yellow"/>
          <w:lang w:val="en-SG"/>
        </w:rPr>
        <w:t>COMPONENT</w:t>
      </w:r>
      <w:r w:rsidRPr="00D551C1">
        <w:rPr>
          <w:b/>
          <w:color w:val="FF0000"/>
          <w:highlight w:val="yellow"/>
          <w:lang w:val="en-SG"/>
        </w:rPr>
        <w:t xml:space="preserve"> DIAGRAM OF </w:t>
      </w:r>
      <w:r>
        <w:rPr>
          <w:b/>
          <w:color w:val="FF0000"/>
          <w:highlight w:val="yellow"/>
          <w:lang w:val="en-SG"/>
        </w:rPr>
        <w:t>STORAGE</w:t>
      </w:r>
      <w:r w:rsidRPr="00D551C1">
        <w:rPr>
          <w:b/>
          <w:color w:val="FF0000"/>
          <w:highlight w:val="yellow"/>
          <w:lang w:val="en-SG"/>
        </w:rPr>
        <w:t>)</w:t>
      </w:r>
    </w:p>
    <w:p w:rsidR="00C365AD" w:rsidRDefault="00C365AD" w:rsidP="00C365AD">
      <w:pPr>
        <w:pStyle w:val="Heading4"/>
        <w:ind w:firstLine="0"/>
        <w:jc w:val="both"/>
        <w:rPr>
          <w:i w:val="0"/>
        </w:rPr>
      </w:pPr>
      <w:r>
        <w:rPr>
          <w:i w:val="0"/>
        </w:rPr>
        <w:t xml:space="preserve">The Storage component supports Create, Update, and Delete operations, </w:t>
      </w:r>
      <w:r w:rsidR="008C1D21">
        <w:rPr>
          <w:i w:val="0"/>
        </w:rPr>
        <w:t xml:space="preserve">as well as </w:t>
      </w:r>
      <w:r>
        <w:rPr>
          <w:i w:val="0"/>
        </w:rPr>
        <w:t>a search feature, a sort feature</w:t>
      </w:r>
      <w:r w:rsidR="008C1D21">
        <w:rPr>
          <w:i w:val="0"/>
        </w:rPr>
        <w:t xml:space="preserve"> and an undo feature</w:t>
      </w:r>
      <w:r>
        <w:rPr>
          <w:i w:val="0"/>
        </w:rPr>
        <w:t>. In particular, it handles the following operations:</w:t>
      </w:r>
    </w:p>
    <w:p w:rsidR="008C1D21" w:rsidRDefault="008C1D21" w:rsidP="008C1D21">
      <w:pPr>
        <w:pStyle w:val="ListParagraph"/>
        <w:numPr>
          <w:ilvl w:val="0"/>
          <w:numId w:val="31"/>
        </w:numPr>
        <w:rPr>
          <w:lang w:val="en-SG"/>
        </w:rPr>
      </w:pPr>
      <w:r>
        <w:rPr>
          <w:lang w:val="en-SG"/>
        </w:rPr>
        <w:t>Storing a temporary copy of each Item present in the storage files</w:t>
      </w:r>
    </w:p>
    <w:p w:rsidR="008C1D21" w:rsidRDefault="008C1D21" w:rsidP="008C1D21">
      <w:pPr>
        <w:pStyle w:val="ListParagraph"/>
        <w:numPr>
          <w:ilvl w:val="0"/>
          <w:numId w:val="31"/>
        </w:numPr>
        <w:rPr>
          <w:lang w:val="en-SG"/>
        </w:rPr>
      </w:pPr>
      <w:r>
        <w:rPr>
          <w:lang w:val="en-SG"/>
        </w:rPr>
        <w:t>Creating, updating, and deleting tasks</w:t>
      </w:r>
    </w:p>
    <w:p w:rsidR="008C1D21" w:rsidRDefault="008C1D21" w:rsidP="008C1D21">
      <w:pPr>
        <w:pStyle w:val="ListParagraph"/>
        <w:numPr>
          <w:ilvl w:val="0"/>
          <w:numId w:val="31"/>
        </w:numPr>
        <w:rPr>
          <w:lang w:val="en-SG"/>
        </w:rPr>
      </w:pPr>
      <w:r>
        <w:rPr>
          <w:lang w:val="en-SG"/>
        </w:rPr>
        <w:t>Searching for items with a user-specified keyword</w:t>
      </w:r>
    </w:p>
    <w:p w:rsidR="008C1D21" w:rsidRDefault="008C1D21" w:rsidP="008C1D21">
      <w:pPr>
        <w:pStyle w:val="ListParagraph"/>
        <w:numPr>
          <w:ilvl w:val="0"/>
          <w:numId w:val="31"/>
        </w:numPr>
        <w:rPr>
          <w:lang w:val="en-SG"/>
        </w:rPr>
      </w:pPr>
      <w:r>
        <w:rPr>
          <w:lang w:val="en-SG"/>
        </w:rPr>
        <w:t>Filtering items by a given attribute – priority, completion status, date</w:t>
      </w:r>
    </w:p>
    <w:p w:rsidR="008C1D21" w:rsidRDefault="008C1D21" w:rsidP="008C1D21">
      <w:pPr>
        <w:pStyle w:val="ListParagraph"/>
        <w:numPr>
          <w:ilvl w:val="0"/>
          <w:numId w:val="31"/>
        </w:numPr>
        <w:rPr>
          <w:lang w:val="en-SG"/>
        </w:rPr>
      </w:pPr>
      <w:r>
        <w:rPr>
          <w:lang w:val="en-SG"/>
        </w:rPr>
        <w:t>Sorting items by a given attribute – priority, completion status, date, name, last update</w:t>
      </w:r>
    </w:p>
    <w:p w:rsidR="008C1D21" w:rsidRPr="008C1D21" w:rsidRDefault="008C1D21" w:rsidP="008C1D21">
      <w:pPr>
        <w:pStyle w:val="ListParagraph"/>
        <w:numPr>
          <w:ilvl w:val="0"/>
          <w:numId w:val="31"/>
        </w:numPr>
        <w:rPr>
          <w:lang w:val="en-SG"/>
        </w:rPr>
      </w:pPr>
      <w:r>
        <w:rPr>
          <w:lang w:val="en-SG"/>
        </w:rPr>
        <w:t>Undoing commands executed during the run</w:t>
      </w:r>
    </w:p>
    <w:p w:rsidR="00F379F6" w:rsidRPr="004732EC" w:rsidRDefault="00F379F6" w:rsidP="00F379F6">
      <w:pPr>
        <w:pStyle w:val="Heading4"/>
      </w:pPr>
      <w:r>
        <w:t>5.4.1   Package Overview</w:t>
      </w:r>
    </w:p>
    <w:p w:rsidR="00F379F6" w:rsidRDefault="008C1D21" w:rsidP="0059502E">
      <w:pPr>
        <w:pStyle w:val="NoSpacing"/>
        <w:ind w:left="2100" w:hanging="2100"/>
        <w:rPr>
          <w:lang w:val="en-SG"/>
        </w:rPr>
      </w:pPr>
      <w:proofErr w:type="spellStart"/>
      <w:r>
        <w:rPr>
          <w:lang w:val="en-SG"/>
        </w:rPr>
        <w:t>Storage.Schedule</w:t>
      </w:r>
      <w:proofErr w:type="spellEnd"/>
      <w:r>
        <w:rPr>
          <w:lang w:val="en-SG"/>
        </w:rPr>
        <w:t>:</w:t>
      </w:r>
      <w:r>
        <w:rPr>
          <w:lang w:val="en-SG"/>
        </w:rPr>
        <w:tab/>
        <w:t>Provides all the storage methods that will be called by the Logic components, as well as the relevant tests and supporting functions.</w:t>
      </w:r>
    </w:p>
    <w:p w:rsidR="0059502E" w:rsidRDefault="0059502E" w:rsidP="0059502E">
      <w:pPr>
        <w:pStyle w:val="NoSpacing"/>
        <w:ind w:left="2100" w:hanging="2100"/>
        <w:rPr>
          <w:lang w:val="en-SG"/>
        </w:rPr>
      </w:pPr>
      <w:proofErr w:type="spellStart"/>
      <w:r>
        <w:rPr>
          <w:lang w:val="en-SG"/>
        </w:rPr>
        <w:t>Storage.History</w:t>
      </w:r>
      <w:proofErr w:type="spellEnd"/>
      <w:r>
        <w:rPr>
          <w:lang w:val="en-SG"/>
        </w:rPr>
        <w:t>:</w:t>
      </w:r>
      <w:r>
        <w:rPr>
          <w:lang w:val="en-SG"/>
        </w:rPr>
        <w:tab/>
        <w:t>Provides all the methods and data members for the implementation of the undo feature.</w:t>
      </w:r>
    </w:p>
    <w:p w:rsidR="00F379F6" w:rsidRPr="004732EC" w:rsidRDefault="00F379F6" w:rsidP="00F379F6">
      <w:pPr>
        <w:pStyle w:val="Heading4"/>
      </w:pPr>
      <w:r>
        <w:t>5.4.2   Policies</w:t>
      </w:r>
    </w:p>
    <w:p w:rsidR="00F379F6" w:rsidRDefault="0059502E" w:rsidP="0059502E">
      <w:pPr>
        <w:pStyle w:val="NoSpacing"/>
        <w:ind w:left="2160" w:hanging="2160"/>
        <w:rPr>
          <w:lang w:val="en-SG"/>
        </w:rPr>
      </w:pPr>
      <w:r>
        <w:rPr>
          <w:lang w:val="en-SG"/>
        </w:rPr>
        <w:t>Façade Pattern:</w:t>
      </w:r>
      <w:r>
        <w:rPr>
          <w:lang w:val="en-SG"/>
        </w:rPr>
        <w:tab/>
        <w:t>This pattern is used to restrict access of other components to the internal details in the Storage component.</w:t>
      </w:r>
    </w:p>
    <w:p w:rsidR="0059502E" w:rsidRDefault="0059502E" w:rsidP="0059502E">
      <w:pPr>
        <w:pStyle w:val="NoSpacing"/>
        <w:ind w:left="2160" w:hanging="2160"/>
        <w:rPr>
          <w:lang w:val="en-SG"/>
        </w:rPr>
      </w:pPr>
      <w:r>
        <w:rPr>
          <w:lang w:val="en-SG"/>
        </w:rPr>
        <w:lastRenderedPageBreak/>
        <w:t>Singleton Pattern:</w:t>
      </w:r>
      <w:r>
        <w:rPr>
          <w:lang w:val="en-SG"/>
        </w:rPr>
        <w:tab/>
        <w:t>This is used in both Schedule and History classes, and it ensures that there is only exactly one instance of each class.</w:t>
      </w:r>
    </w:p>
    <w:p w:rsidR="00F379F6" w:rsidRPr="004732EC" w:rsidRDefault="00F379F6" w:rsidP="00F379F6">
      <w:pPr>
        <w:pStyle w:val="Heading4"/>
      </w:pPr>
      <w:r>
        <w:t>5.4.3   Extensibility</w:t>
      </w:r>
    </w:p>
    <w:p w:rsidR="00CC3F15" w:rsidRDefault="00CC3F15" w:rsidP="007B653E">
      <w:pPr>
        <w:pStyle w:val="NoSpacing"/>
        <w:jc w:val="both"/>
        <w:rPr>
          <w:lang w:val="en-SG"/>
        </w:rPr>
      </w:pPr>
      <w:r>
        <w:rPr>
          <w:lang w:val="en-SG"/>
        </w:rPr>
        <w:t>Implementing new methods to search</w:t>
      </w:r>
      <w:r w:rsidR="007B653E">
        <w:rPr>
          <w:lang w:val="en-SG"/>
        </w:rPr>
        <w:t xml:space="preserve"> for/filter</w:t>
      </w:r>
      <w:r>
        <w:rPr>
          <w:lang w:val="en-SG"/>
        </w:rPr>
        <w:t xml:space="preserve"> Items:</w:t>
      </w:r>
    </w:p>
    <w:p w:rsidR="00CC3F15" w:rsidRPr="007B653E" w:rsidRDefault="00CC3F15" w:rsidP="007B653E">
      <w:pPr>
        <w:pStyle w:val="NoSpacing"/>
        <w:jc w:val="both"/>
        <w:rPr>
          <w:lang w:val="en-SG"/>
        </w:rPr>
      </w:pPr>
      <w:r w:rsidRPr="007B653E">
        <w:rPr>
          <w:lang w:val="en-SG"/>
        </w:rPr>
        <w:t>To change the manner in which Items are searched, you need to modify</w:t>
      </w:r>
      <w:r w:rsidR="007B653E" w:rsidRPr="007B653E">
        <w:rPr>
          <w:lang w:val="en-SG"/>
        </w:rPr>
        <w:t xml:space="preserve"> </w:t>
      </w:r>
      <w:r w:rsidR="007B653E">
        <w:rPr>
          <w:lang w:val="en-SG"/>
        </w:rPr>
        <w:t xml:space="preserve">existing </w:t>
      </w:r>
      <w:r w:rsidR="007B653E" w:rsidRPr="007B653E">
        <w:rPr>
          <w:lang w:val="en-SG"/>
        </w:rPr>
        <w:t>or introduce</w:t>
      </w:r>
      <w:r w:rsidRPr="007B653E">
        <w:rPr>
          <w:lang w:val="en-SG"/>
        </w:rPr>
        <w:t xml:space="preserve"> </w:t>
      </w:r>
      <w:r w:rsidR="007B653E">
        <w:rPr>
          <w:lang w:val="en-SG"/>
        </w:rPr>
        <w:t xml:space="preserve">additional </w:t>
      </w:r>
      <w:proofErr w:type="spellStart"/>
      <w:r w:rsidR="007B653E" w:rsidRPr="007B653E">
        <w:rPr>
          <w:lang w:val="en-SG"/>
        </w:rPr>
        <w:t>filterByAttribute</w:t>
      </w:r>
      <w:proofErr w:type="spellEnd"/>
      <w:r w:rsidR="007B653E" w:rsidRPr="007B653E">
        <w:rPr>
          <w:lang w:val="en-SG"/>
        </w:rPr>
        <w:t xml:space="preserve"> </w:t>
      </w:r>
      <w:r w:rsidR="007B653E">
        <w:rPr>
          <w:lang w:val="en-SG"/>
        </w:rPr>
        <w:t xml:space="preserve">and </w:t>
      </w:r>
      <w:proofErr w:type="spellStart"/>
      <w:r w:rsidR="007B653E">
        <w:rPr>
          <w:lang w:val="en-SG"/>
        </w:rPr>
        <w:t>isMatchingAttribute</w:t>
      </w:r>
      <w:proofErr w:type="spellEnd"/>
      <w:r w:rsidR="007B653E">
        <w:rPr>
          <w:lang w:val="en-SG"/>
        </w:rPr>
        <w:t xml:space="preserve"> </w:t>
      </w:r>
      <w:r w:rsidR="007B653E" w:rsidRPr="007B653E">
        <w:rPr>
          <w:lang w:val="en-SG"/>
        </w:rPr>
        <w:t>methods</w:t>
      </w:r>
      <w:r w:rsidR="007B653E">
        <w:rPr>
          <w:lang w:val="en-SG"/>
        </w:rPr>
        <w:t xml:space="preserve">. Moreover, you will need to modify existing or introduce additional public </w:t>
      </w:r>
      <w:proofErr w:type="spellStart"/>
      <w:r w:rsidR="007B653E">
        <w:rPr>
          <w:lang w:val="en-SG"/>
        </w:rPr>
        <w:t>retrieveDisplayScheduleFilteredByAttribute</w:t>
      </w:r>
      <w:proofErr w:type="spellEnd"/>
      <w:r w:rsidR="007B653E">
        <w:rPr>
          <w:lang w:val="en-SG"/>
        </w:rPr>
        <w:t xml:space="preserve"> methods.</w:t>
      </w:r>
    </w:p>
    <w:p w:rsidR="00CC3F15" w:rsidRDefault="00CC3F15" w:rsidP="007B653E">
      <w:pPr>
        <w:pStyle w:val="NoSpacing"/>
        <w:jc w:val="both"/>
        <w:rPr>
          <w:lang w:val="en-SG"/>
        </w:rPr>
      </w:pPr>
    </w:p>
    <w:p w:rsidR="00CC3F15" w:rsidRDefault="007B653E" w:rsidP="007B653E">
      <w:pPr>
        <w:pStyle w:val="NoSpacing"/>
        <w:jc w:val="both"/>
        <w:rPr>
          <w:lang w:val="en-SG"/>
        </w:rPr>
      </w:pPr>
      <w:r>
        <w:rPr>
          <w:lang w:val="en-SG"/>
        </w:rPr>
        <w:t>Implementing new methods to sort Item:</w:t>
      </w:r>
    </w:p>
    <w:p w:rsidR="007B653E" w:rsidRDefault="007B653E" w:rsidP="007B653E">
      <w:pPr>
        <w:pStyle w:val="NoSpacing"/>
        <w:jc w:val="both"/>
        <w:rPr>
          <w:lang w:val="en-SG"/>
        </w:rPr>
      </w:pPr>
      <w:r>
        <w:rPr>
          <w:lang w:val="en-SG"/>
        </w:rPr>
        <w:t xml:space="preserve">To implement new sorting methods, you need to modify existing or introduce is…Than methods. Moreover, you would need to modify existing or introduce additional public </w:t>
      </w:r>
      <w:proofErr w:type="spellStart"/>
      <w:r>
        <w:rPr>
          <w:lang w:val="en-SG"/>
        </w:rPr>
        <w:t>retrieveDisplayScheduleByAttribute</w:t>
      </w:r>
      <w:proofErr w:type="spellEnd"/>
      <w:r>
        <w:rPr>
          <w:lang w:val="en-SG"/>
        </w:rPr>
        <w:t xml:space="preserve"> methods.</w:t>
      </w:r>
    </w:p>
    <w:p w:rsidR="00CC3F15" w:rsidRDefault="00CC3F15" w:rsidP="0048521C">
      <w:pPr>
        <w:pStyle w:val="NoSpacing"/>
        <w:jc w:val="both"/>
        <w:rPr>
          <w:lang w:val="en-SG"/>
        </w:rPr>
      </w:pPr>
    </w:p>
    <w:p w:rsidR="007B653E" w:rsidRDefault="0048521C" w:rsidP="0048521C">
      <w:pPr>
        <w:pStyle w:val="NoSpacing"/>
        <w:jc w:val="both"/>
        <w:rPr>
          <w:lang w:val="en-SG"/>
        </w:rPr>
      </w:pPr>
      <w:r>
        <w:rPr>
          <w:lang w:val="en-SG"/>
        </w:rPr>
        <w:t>Increasing coverage of undo functionality</w:t>
      </w:r>
      <w:r w:rsidR="007B653E">
        <w:rPr>
          <w:lang w:val="en-SG"/>
        </w:rPr>
        <w:t xml:space="preserve"> </w:t>
      </w:r>
    </w:p>
    <w:p w:rsidR="00CC3F15" w:rsidRDefault="0048521C" w:rsidP="0048521C">
      <w:pPr>
        <w:pStyle w:val="NoSpacing"/>
        <w:jc w:val="both"/>
        <w:rPr>
          <w:lang w:val="en-SG"/>
        </w:rPr>
      </w:pPr>
      <w:r>
        <w:rPr>
          <w:lang w:val="en-SG"/>
        </w:rPr>
        <w:t xml:space="preserve">To allow the undo feature to cover more commands, you need to introduce new command members into the </w:t>
      </w:r>
      <w:proofErr w:type="spellStart"/>
      <w:r>
        <w:rPr>
          <w:lang w:val="en-SG"/>
        </w:rPr>
        <w:t>addCommand</w:t>
      </w:r>
      <w:proofErr w:type="spellEnd"/>
      <w:r>
        <w:rPr>
          <w:lang w:val="en-SG"/>
        </w:rPr>
        <w:t xml:space="preserve"> and </w:t>
      </w:r>
      <w:proofErr w:type="spellStart"/>
      <w:r>
        <w:rPr>
          <w:lang w:val="en-SG"/>
        </w:rPr>
        <w:t>undoLastCommand</w:t>
      </w:r>
      <w:proofErr w:type="spellEnd"/>
      <w:r>
        <w:rPr>
          <w:lang w:val="en-SG"/>
        </w:rPr>
        <w:t xml:space="preserve"> methods in the History class. Alternatively, new stacks and their corresponding methods can be implemented where appropriate.</w:t>
      </w:r>
    </w:p>
    <w:p w:rsidR="004732EC" w:rsidRDefault="00F379F6" w:rsidP="004732EC">
      <w:pPr>
        <w:pStyle w:val="Heading3"/>
      </w:pPr>
      <w:r>
        <w:t>5</w:t>
      </w:r>
      <w:r w:rsidR="004732EC">
        <w:t>.5   Shared Components</w:t>
      </w:r>
    </w:p>
    <w:p w:rsidR="004732EC" w:rsidRDefault="004732EC" w:rsidP="004732EC">
      <w:pPr>
        <w:pStyle w:val="Heading4"/>
      </w:pPr>
      <w:r>
        <w:t>4.5.1   Item Class</w:t>
      </w:r>
    </w:p>
    <w:p w:rsidR="00DA004D" w:rsidRDefault="00DA004D" w:rsidP="00DA004D">
      <w:pPr>
        <w:pStyle w:val="NoSpacing"/>
        <w:rPr>
          <w:b/>
          <w:color w:val="FF0000"/>
          <w:lang w:val="en-SG"/>
        </w:rPr>
      </w:pPr>
      <w:r w:rsidRPr="00D551C1">
        <w:rPr>
          <w:b/>
          <w:color w:val="FF0000"/>
          <w:highlight w:val="yellow"/>
          <w:lang w:val="en-SG"/>
        </w:rPr>
        <w:t>(</w:t>
      </w:r>
      <w:r w:rsidR="008C1D21">
        <w:rPr>
          <w:b/>
          <w:color w:val="FF0000"/>
          <w:highlight w:val="yellow"/>
          <w:lang w:val="en-SG"/>
        </w:rPr>
        <w:t>CLASS</w:t>
      </w:r>
      <w:r w:rsidRPr="00D551C1">
        <w:rPr>
          <w:b/>
          <w:color w:val="FF0000"/>
          <w:highlight w:val="yellow"/>
          <w:lang w:val="en-SG"/>
        </w:rPr>
        <w:t xml:space="preserve"> DIAGRAM OF </w:t>
      </w:r>
      <w:r>
        <w:rPr>
          <w:b/>
          <w:color w:val="FF0000"/>
          <w:highlight w:val="yellow"/>
          <w:lang w:val="en-SG"/>
        </w:rPr>
        <w:t>ITEM CLASS</w:t>
      </w:r>
      <w:r w:rsidRPr="00D551C1">
        <w:rPr>
          <w:b/>
          <w:color w:val="FF0000"/>
          <w:highlight w:val="yellow"/>
          <w:lang w:val="en-SG"/>
        </w:rPr>
        <w:t>)</w:t>
      </w:r>
    </w:p>
    <w:p w:rsidR="004732EC" w:rsidRDefault="004732EC" w:rsidP="004732EC">
      <w:pPr>
        <w:pStyle w:val="NoSpacing"/>
        <w:rPr>
          <w:lang w:val="en-SG"/>
        </w:rPr>
      </w:pPr>
    </w:p>
    <w:p w:rsidR="004732EC" w:rsidRDefault="004732EC" w:rsidP="004732EC">
      <w:pPr>
        <w:pStyle w:val="Heading4"/>
      </w:pPr>
      <w:r>
        <w:t xml:space="preserve">4.5.2   </w:t>
      </w:r>
      <w:proofErr w:type="spellStart"/>
      <w:r>
        <w:t>DateTime</w:t>
      </w:r>
      <w:proofErr w:type="spellEnd"/>
      <w:r>
        <w:t xml:space="preserve"> Class</w:t>
      </w:r>
    </w:p>
    <w:p w:rsidR="00DA004D" w:rsidRDefault="00DA004D" w:rsidP="00DA004D">
      <w:pPr>
        <w:pStyle w:val="NoSpacing"/>
        <w:rPr>
          <w:b/>
          <w:color w:val="FF0000"/>
          <w:lang w:val="en-SG"/>
        </w:rPr>
      </w:pPr>
      <w:r w:rsidRPr="00D551C1">
        <w:rPr>
          <w:b/>
          <w:color w:val="FF0000"/>
          <w:highlight w:val="yellow"/>
          <w:lang w:val="en-SG"/>
        </w:rPr>
        <w:t xml:space="preserve">(CLASS DIAGRAM OF </w:t>
      </w:r>
      <w:r>
        <w:rPr>
          <w:b/>
          <w:color w:val="FF0000"/>
          <w:highlight w:val="yellow"/>
          <w:lang w:val="en-SG"/>
        </w:rPr>
        <w:t>DATETIME CLASS</w:t>
      </w:r>
      <w:r w:rsidRPr="00D551C1">
        <w:rPr>
          <w:b/>
          <w:color w:val="FF0000"/>
          <w:highlight w:val="yellow"/>
          <w:lang w:val="en-SG"/>
        </w:rPr>
        <w:t>)</w:t>
      </w:r>
    </w:p>
    <w:p w:rsidR="004732EC" w:rsidRDefault="004732EC" w:rsidP="004732EC">
      <w:pPr>
        <w:pStyle w:val="NoSpacing"/>
        <w:rPr>
          <w:lang w:val="en-SG"/>
        </w:rPr>
      </w:pPr>
    </w:p>
    <w:p w:rsidR="005E318F" w:rsidRDefault="005E318F" w:rsidP="005E318F">
      <w:pPr>
        <w:pStyle w:val="Heading2"/>
      </w:pPr>
      <w:r>
        <w:t>5   Testing</w:t>
      </w:r>
    </w:p>
    <w:p w:rsidR="005E318F" w:rsidRPr="005E318F" w:rsidRDefault="005E318F" w:rsidP="005E318F">
      <w:pPr>
        <w:pStyle w:val="Heading2"/>
      </w:pPr>
    </w:p>
    <w:p w:rsidR="005E318F" w:rsidRDefault="005E318F">
      <w:pPr>
        <w:rPr>
          <w:rFonts w:asciiTheme="majorHAnsi" w:eastAsiaTheme="majorEastAsia" w:hAnsiTheme="majorHAnsi" w:cstheme="majorBidi"/>
          <w:b/>
          <w:bCs/>
          <w:sz w:val="26"/>
          <w:szCs w:val="26"/>
          <w:lang w:val="en-US"/>
        </w:rPr>
      </w:pPr>
      <w:r>
        <w:br w:type="page"/>
      </w:r>
    </w:p>
    <w:p w:rsidR="005E318F" w:rsidRDefault="005E318F" w:rsidP="004732EC">
      <w:pPr>
        <w:pStyle w:val="Heading2"/>
      </w:pPr>
      <w:r>
        <w:lastRenderedPageBreak/>
        <w:t>// EVERYTHING BELOW THIS LINE IS FROM V0.2</w:t>
      </w:r>
    </w:p>
    <w:p w:rsidR="00B45FB3" w:rsidRDefault="00B45FB3" w:rsidP="004732EC">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4732EC">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proofErr w:type="spellStart"/>
      <w:r w:rsidRPr="0066463B">
        <w:rPr>
          <w:i/>
        </w:rPr>
        <w:t>parseInfo</w:t>
      </w:r>
      <w:proofErr w:type="spellEnd"/>
      <w:r>
        <w:t xml:space="preserve"> given by the parser. Upon receiving </w:t>
      </w:r>
      <w:proofErr w:type="spellStart"/>
      <w:r w:rsidRPr="0066463B">
        <w:rPr>
          <w:i/>
        </w:rPr>
        <w:t>parseInfo</w:t>
      </w:r>
      <w:proofErr w:type="spellEnd"/>
      <w:r>
        <w:t xml:space="preserve">, logic calls </w:t>
      </w:r>
      <w:proofErr w:type="spellStart"/>
      <w:r w:rsidRPr="0066463B">
        <w:rPr>
          <w:i/>
        </w:rPr>
        <w:t>ItemVerification</w:t>
      </w:r>
      <w:proofErr w:type="spellEnd"/>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SG" w:eastAsia="en-SG"/>
        </w:rPr>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4732EC">
      <w:pPr>
        <w:pStyle w:val="Heading2"/>
      </w:pPr>
      <w:r>
        <w:lastRenderedPageBreak/>
        <w:t>Parser</w:t>
      </w:r>
    </w:p>
    <w:p w:rsidR="00335283" w:rsidRDefault="00335283" w:rsidP="00335283">
      <w:pPr>
        <w:pStyle w:val="NoSpacing"/>
        <w:jc w:val="both"/>
      </w:pPr>
      <w:r>
        <w:t>Parser receives user input passed as a string data type and parser’s job is to split the user input into the respective commands and texts. Each user input is identified by the token “</w:t>
      </w:r>
      <w:proofErr w:type="gramStart"/>
      <w:r>
        <w:t>::”</w:t>
      </w:r>
      <w:proofErr w:type="gramEnd"/>
      <w:r>
        <w:t xml:space="preserve">. It is to be noted that the strings split must contain a command but is not necessary accompanied with a text. With each split strings, the parser does a check in the command type and adds the data into </w:t>
      </w:r>
      <w:proofErr w:type="spellStart"/>
      <w:r w:rsidRPr="00335283">
        <w:rPr>
          <w:i/>
        </w:rPr>
        <w:t>ParseInfo</w:t>
      </w:r>
      <w:proofErr w:type="spellEnd"/>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SG" w:eastAsia="en-SG"/>
        </w:rPr>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4732EC">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proofErr w:type="spellStart"/>
      <w:r w:rsidRPr="00BB63E0">
        <w:rPr>
          <w:i/>
        </w:rPr>
        <w:t>dateTime</w:t>
      </w:r>
      <w:proofErr w:type="spellEnd"/>
      <w:r>
        <w:t xml:space="preserve">, has the basic setters (used to assign values during </w:t>
      </w:r>
      <w:r w:rsidRPr="00E625BB">
        <w:rPr>
          <w:i/>
        </w:rPr>
        <w:t>add</w:t>
      </w:r>
      <w:r>
        <w:t xml:space="preserve"> and </w:t>
      </w:r>
      <w:r w:rsidRPr="00E625BB">
        <w:rPr>
          <w:i/>
        </w:rPr>
        <w:t>edit</w:t>
      </w:r>
      <w:r>
        <w:t xml:space="preserve"> functions) and </w:t>
      </w:r>
      <w:r>
        <w:lastRenderedPageBreak/>
        <w:t xml:space="preserve">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proofErr w:type="spellStart"/>
      <w:r w:rsidRPr="00BB63E0">
        <w:rPr>
          <w:i/>
        </w:rPr>
        <w:t>dateTime</w:t>
      </w:r>
      <w:proofErr w:type="spellEnd"/>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w:t>
      </w:r>
      <w:proofErr w:type="gramStart"/>
      <w:r>
        <w:t>and !</w:t>
      </w:r>
      <w:proofErr w:type="gramEnd"/>
      <w:r>
        <w:t xml:space="preserve">=, for example). This would allow better and less time-consuming usage of </w:t>
      </w:r>
      <w:r w:rsidRPr="00400C7F">
        <w:rPr>
          <w:i/>
        </w:rPr>
        <w:t>Assert::</w:t>
      </w:r>
      <w:proofErr w:type="spellStart"/>
      <w:r w:rsidRPr="00400C7F">
        <w:rPr>
          <w:i/>
        </w:rPr>
        <w:t>AreEqual</w:t>
      </w:r>
      <w:proofErr w:type="spellEnd"/>
      <w:r w:rsidRPr="00400C7F">
        <w:rPr>
          <w:i/>
        </w:rPr>
        <w:t xml:space="preserve"> (</w:t>
      </w:r>
      <w:proofErr w:type="gramStart"/>
      <w:r w:rsidRPr="00400C7F">
        <w:rPr>
          <w:i/>
        </w:rPr>
        <w:t>... ,</w:t>
      </w:r>
      <w:proofErr w:type="gramEnd"/>
      <w:r w:rsidRPr="00400C7F">
        <w:rPr>
          <w:i/>
        </w:rPr>
        <w:t xml:space="preserve"> ...)</w:t>
      </w:r>
      <w:r>
        <w:t>.</w:t>
      </w:r>
    </w:p>
    <w:p w:rsidR="00335283" w:rsidRDefault="00335283" w:rsidP="00335283">
      <w:pPr>
        <w:pStyle w:val="NoSpacing"/>
        <w:jc w:val="both"/>
      </w:pPr>
    </w:p>
    <w:p w:rsidR="00564B1B" w:rsidRDefault="00BB63E0" w:rsidP="00BB63E0">
      <w:r>
        <w:rPr>
          <w:noProof/>
          <w:lang w:val="en-SG" w:eastAsia="en-SG"/>
        </w:rPr>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4732EC">
      <w:pPr>
        <w:pStyle w:val="Heading1"/>
      </w:pPr>
      <w:r>
        <w:lastRenderedPageBreak/>
        <w:t>Appendix A: User Stories. As a user</w:t>
      </w:r>
      <w:proofErr w:type="gramStart"/>
      <w:r>
        <w:t>, ...</w:t>
      </w:r>
      <w:proofErr w:type="gramEnd"/>
    </w:p>
    <w:p w:rsidR="009D6730" w:rsidRDefault="009D6730" w:rsidP="004732EC">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editTask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removeTask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rescheduleTask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undoLastAction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specifyDeadline</w:t>
            </w:r>
            <w:proofErr w:type="spellEnd"/>
          </w:p>
          <w:p w:rsidR="009D6730" w:rsidRPr="009D6730" w:rsidRDefault="009D6730" w:rsidP="0002310A">
            <w:pPr>
              <w:pStyle w:val="NoSpacing"/>
              <w:jc w:val="both"/>
            </w:pPr>
            <w:proofErr w:type="spellStart"/>
            <w:r w:rsidRPr="009D6730">
              <w:t>specifyTimedTask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clearTasks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addToArchive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markAsComplete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chooseSaveFolder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viewTasks</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searchTask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labelItem</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addSubTask</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addDescription</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assignPriority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proofErr w:type="spellStart"/>
            <w:r w:rsidRPr="009D6730">
              <w:t>recurringTasks</w:t>
            </w:r>
            <w:proofErr w:type="spellEnd"/>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executeHotKey</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notifyClash</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changeView</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 xml:space="preserve">can filter my tasks in views which </w:t>
            </w:r>
            <w:proofErr w:type="spellStart"/>
            <w:r w:rsidRPr="0002310A">
              <w:t>i</w:t>
            </w:r>
            <w:proofErr w:type="spellEnd"/>
            <w:r w:rsidRPr="0002310A">
              <w:t xml:space="preserve">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lastRenderedPageBreak/>
              <w:t>setReminder</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viewFreeTime</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proofErr w:type="spellStart"/>
            <w:r w:rsidRPr="0002310A">
              <w:t>viewHelp</w:t>
            </w:r>
            <w:proofErr w:type="spellEnd"/>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proofErr w:type="spellStart"/>
      <w:proofErr w:type="gramStart"/>
      <w:r>
        <w:rPr>
          <w:lang w:val="en-SG"/>
        </w:rPr>
        <w:t>iPlanner</w:t>
      </w:r>
      <w:proofErr w:type="spellEnd"/>
      <w:proofErr w:type="gramEnd"/>
      <w:r>
        <w:rPr>
          <w:lang w:val="en-SG"/>
        </w:rPr>
        <w:t xml:space="preserve">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proofErr w:type="spellStart"/>
      <w:proofErr w:type="gramStart"/>
      <w:r>
        <w:rPr>
          <w:lang w:val="en-SG"/>
        </w:rPr>
        <w:t>iPlanner</w:t>
      </w:r>
      <w:proofErr w:type="spellEnd"/>
      <w:proofErr w:type="gramEnd"/>
      <w:r>
        <w:rPr>
          <w:lang w:val="en-SG"/>
        </w:rPr>
        <w:t xml:space="preserve">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proofErr w:type="spellStart"/>
      <w:proofErr w:type="gramStart"/>
      <w:r>
        <w:rPr>
          <w:lang w:val="en-SG"/>
        </w:rPr>
        <w:t>iPlanner</w:t>
      </w:r>
      <w:proofErr w:type="spellEnd"/>
      <w:proofErr w:type="gramEnd"/>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proofErr w:type="spellStart"/>
      <w:proofErr w:type="gramStart"/>
      <w:r>
        <w:rPr>
          <w:lang w:val="en-SG"/>
        </w:rPr>
        <w:t>iPlanner</w:t>
      </w:r>
      <w:proofErr w:type="spellEnd"/>
      <w:proofErr w:type="gramEnd"/>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 xml:space="preserve">Most of the </w:t>
      </w:r>
      <w:proofErr w:type="spellStart"/>
      <w:r>
        <w:rPr>
          <w:lang w:val="en-SG"/>
        </w:rPr>
        <w:t>iPlanner</w:t>
      </w:r>
      <w:proofErr w:type="spellEnd"/>
      <w:r>
        <w:rPr>
          <w:lang w:val="en-SG"/>
        </w:rPr>
        <w:t xml:space="preserve">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w:t>
            </w:r>
            <w:proofErr w:type="spellStart"/>
            <w:r w:rsidRPr="008572CB">
              <w:t>ing</w:t>
            </w:r>
            <w:proofErr w:type="spellEnd"/>
            <w:r w:rsidRPr="008572CB">
              <w:t xml:space="preserve">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proofErr w:type="spellStart"/>
            <w:r w:rsidR="008572CB" w:rsidRPr="008572CB">
              <w:rPr>
                <w:b/>
                <w:u w:val="single"/>
              </w:rPr>
              <w:t>wunderlist</w:t>
            </w:r>
            <w:proofErr w:type="spellEnd"/>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 xml:space="preserve">It is easy to post on </w:t>
            </w:r>
            <w:proofErr w:type="spellStart"/>
            <w:r w:rsidRPr="008572CB">
              <w:t>facebook</w:t>
            </w:r>
            <w:proofErr w:type="spellEnd"/>
            <w:r w:rsidRPr="008572CB">
              <w:t xml:space="preserve"> immediately since it is connected to </w:t>
            </w:r>
            <w:proofErr w:type="spellStart"/>
            <w:r w:rsidRPr="008572CB">
              <w:t>facebook</w:t>
            </w:r>
            <w:proofErr w:type="spellEnd"/>
            <w:r w:rsidRPr="008572CB">
              <w:t xml:space="preserve">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 xml:space="preserve">User is allowed to sync other </w:t>
            </w:r>
            <w:proofErr w:type="gramStart"/>
            <w:r w:rsidRPr="008572CB">
              <w:t>calendar(</w:t>
            </w:r>
            <w:proofErr w:type="gramEnd"/>
            <w:r w:rsidRPr="008572CB">
              <w:t>.</w:t>
            </w:r>
            <w:proofErr w:type="spellStart"/>
            <w:r w:rsidRPr="008572CB">
              <w:t>ics</w:t>
            </w:r>
            <w:proofErr w:type="spellEnd"/>
            <w:r w:rsidRPr="008572CB">
              <w:t>)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proofErr w:type="spellStart"/>
            <w:r w:rsidR="00C9713A" w:rsidRPr="00C9713A">
              <w:rPr>
                <w:b/>
                <w:u w:val="single"/>
              </w:rPr>
              <w:t>ColorNote</w:t>
            </w:r>
            <w:proofErr w:type="spellEnd"/>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71A" w:rsidRDefault="00DF071A" w:rsidP="00102F2E">
      <w:pPr>
        <w:spacing w:after="0" w:line="240" w:lineRule="auto"/>
      </w:pPr>
      <w:r>
        <w:separator/>
      </w:r>
    </w:p>
  </w:endnote>
  <w:endnote w:type="continuationSeparator" w:id="0">
    <w:p w:rsidR="00DF071A" w:rsidRDefault="00DF071A"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84649"/>
      <w:docPartObj>
        <w:docPartGallery w:val="Page Numbers (Bottom of Page)"/>
        <w:docPartUnique/>
      </w:docPartObj>
    </w:sdtPr>
    <w:sdtEndPr>
      <w:rPr>
        <w:noProof/>
      </w:rPr>
    </w:sdtEndPr>
    <w:sdtContent>
      <w:p w:rsidR="002F7E41" w:rsidRPr="00073696" w:rsidRDefault="002F7E41">
        <w:pPr>
          <w:pStyle w:val="Footer"/>
          <w:jc w:val="right"/>
        </w:pPr>
        <w:r w:rsidRPr="00073696">
          <w:rPr>
            <w:rFonts w:ascii="Segoe UI" w:hAnsi="Segoe UI" w:cs="Segoe UI"/>
            <w:sz w:val="20"/>
          </w:rPr>
          <w:fldChar w:fldCharType="begin"/>
        </w:r>
        <w:r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9B1403">
          <w:rPr>
            <w:rFonts w:ascii="Segoe UI" w:hAnsi="Segoe UI" w:cs="Segoe UI"/>
            <w:noProof/>
            <w:sz w:val="20"/>
          </w:rPr>
          <w:t>5</w:t>
        </w:r>
        <w:r w:rsidRPr="00073696">
          <w:rPr>
            <w:rFonts w:ascii="Segoe UI" w:hAnsi="Segoe UI" w:cs="Segoe UI"/>
            <w:noProof/>
            <w:sz w:val="20"/>
          </w:rPr>
          <w:fldChar w:fldCharType="end"/>
        </w:r>
      </w:p>
    </w:sdtContent>
  </w:sdt>
  <w:p w:rsidR="002F7E41" w:rsidRPr="00B31382" w:rsidRDefault="002F7E41" w:rsidP="00B31382">
    <w:pPr>
      <w:pStyle w:val="Footer"/>
      <w:tabs>
        <w:tab w:val="clear" w:pos="4513"/>
        <w:tab w:val="clear" w:pos="9026"/>
      </w:tabs>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71A" w:rsidRDefault="00DF071A" w:rsidP="00102F2E">
      <w:pPr>
        <w:spacing w:after="0" w:line="240" w:lineRule="auto"/>
      </w:pPr>
      <w:r>
        <w:separator/>
      </w:r>
    </w:p>
  </w:footnote>
  <w:footnote w:type="continuationSeparator" w:id="0">
    <w:p w:rsidR="00DF071A" w:rsidRDefault="00DF071A"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41" w:rsidRPr="00102F2E" w:rsidRDefault="002F7E41"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A5FAB"/>
    <w:multiLevelType w:val="hybridMultilevel"/>
    <w:tmpl w:val="E73C6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6323745"/>
    <w:multiLevelType w:val="hybridMultilevel"/>
    <w:tmpl w:val="33780ABA"/>
    <w:lvl w:ilvl="0" w:tplc="8812AD06">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3E7B89"/>
    <w:multiLevelType w:val="hybridMultilevel"/>
    <w:tmpl w:val="3F6A1E7E"/>
    <w:lvl w:ilvl="0" w:tplc="1540B318">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2565F3"/>
    <w:multiLevelType w:val="hybridMultilevel"/>
    <w:tmpl w:val="2CF05BF4"/>
    <w:lvl w:ilvl="0" w:tplc="4809000F">
      <w:start w:val="1"/>
      <w:numFmt w:val="decimal"/>
      <w:lvlText w:val="%1."/>
      <w:lvlJc w:val="left"/>
      <w:pPr>
        <w:ind w:left="720" w:hanging="360"/>
      </w:pPr>
      <w:rPr>
        <w:rFonts w:hint="default"/>
      </w:rPr>
    </w:lvl>
    <w:lvl w:ilvl="1" w:tplc="8812AD06">
      <w:start w:val="4"/>
      <w:numFmt w:val="bullet"/>
      <w:lvlText w:val="-"/>
      <w:lvlJc w:val="left"/>
      <w:pPr>
        <w:ind w:left="1440" w:hanging="360"/>
      </w:pPr>
      <w:rPr>
        <w:rFonts w:ascii="Calibri" w:eastAsiaTheme="minorEastAsia" w:hAnsi="Calibri" w:cstheme="minorBidi"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20F0878"/>
    <w:multiLevelType w:val="hybridMultilevel"/>
    <w:tmpl w:val="F1806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7">
    <w:nsid w:val="6A882B9D"/>
    <w:multiLevelType w:val="hybridMultilevel"/>
    <w:tmpl w:val="F1A61338"/>
    <w:lvl w:ilvl="0" w:tplc="820C9DCA">
      <w:start w:val="4"/>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9"/>
  </w:num>
  <w:num w:numId="3">
    <w:abstractNumId w:val="25"/>
  </w:num>
  <w:num w:numId="4">
    <w:abstractNumId w:val="30"/>
  </w:num>
  <w:num w:numId="5">
    <w:abstractNumId w:val="15"/>
  </w:num>
  <w:num w:numId="6">
    <w:abstractNumId w:val="3"/>
  </w:num>
  <w:num w:numId="7">
    <w:abstractNumId w:val="22"/>
  </w:num>
  <w:num w:numId="8">
    <w:abstractNumId w:val="0"/>
  </w:num>
  <w:num w:numId="9">
    <w:abstractNumId w:val="1"/>
  </w:num>
  <w:num w:numId="10">
    <w:abstractNumId w:val="14"/>
  </w:num>
  <w:num w:numId="11">
    <w:abstractNumId w:val="9"/>
  </w:num>
  <w:num w:numId="12">
    <w:abstractNumId w:val="5"/>
  </w:num>
  <w:num w:numId="13">
    <w:abstractNumId w:val="11"/>
  </w:num>
  <w:num w:numId="14">
    <w:abstractNumId w:val="4"/>
  </w:num>
  <w:num w:numId="15">
    <w:abstractNumId w:val="28"/>
  </w:num>
  <w:num w:numId="16">
    <w:abstractNumId w:val="26"/>
  </w:num>
  <w:num w:numId="17">
    <w:abstractNumId w:val="23"/>
  </w:num>
  <w:num w:numId="18">
    <w:abstractNumId w:val="7"/>
  </w:num>
  <w:num w:numId="19">
    <w:abstractNumId w:val="17"/>
  </w:num>
  <w:num w:numId="20">
    <w:abstractNumId w:val="18"/>
  </w:num>
  <w:num w:numId="21">
    <w:abstractNumId w:val="13"/>
  </w:num>
  <w:num w:numId="22">
    <w:abstractNumId w:val="21"/>
  </w:num>
  <w:num w:numId="23">
    <w:abstractNumId w:val="8"/>
  </w:num>
  <w:num w:numId="24">
    <w:abstractNumId w:val="24"/>
  </w:num>
  <w:num w:numId="25">
    <w:abstractNumId w:val="10"/>
  </w:num>
  <w:num w:numId="26">
    <w:abstractNumId w:val="12"/>
  </w:num>
  <w:num w:numId="27">
    <w:abstractNumId w:val="2"/>
  </w:num>
  <w:num w:numId="28">
    <w:abstractNumId w:val="20"/>
  </w:num>
  <w:num w:numId="29">
    <w:abstractNumId w:val="16"/>
  </w:num>
  <w:num w:numId="30">
    <w:abstractNumId w:val="27"/>
  </w:num>
  <w:num w:numId="3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 Chon Beng">
    <w15:presenceInfo w15:providerId="AD" w15:userId="S-1-5-21-1086020445-1760312889-1512734326-4778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5E3"/>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A"/>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164"/>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669"/>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07D"/>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89D"/>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C24"/>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A789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1F1A"/>
    <w:rsid w:val="002E28D3"/>
    <w:rsid w:val="002E5E4D"/>
    <w:rsid w:val="002E6B82"/>
    <w:rsid w:val="002E72B1"/>
    <w:rsid w:val="002F09ED"/>
    <w:rsid w:val="002F11E8"/>
    <w:rsid w:val="002F20F3"/>
    <w:rsid w:val="002F2257"/>
    <w:rsid w:val="002F2822"/>
    <w:rsid w:val="002F3EC1"/>
    <w:rsid w:val="002F641A"/>
    <w:rsid w:val="002F7146"/>
    <w:rsid w:val="002F7D8D"/>
    <w:rsid w:val="002F7E41"/>
    <w:rsid w:val="002F7EF2"/>
    <w:rsid w:val="003001EB"/>
    <w:rsid w:val="00300366"/>
    <w:rsid w:val="00300753"/>
    <w:rsid w:val="00301B07"/>
    <w:rsid w:val="00301DC0"/>
    <w:rsid w:val="003030DA"/>
    <w:rsid w:val="00304532"/>
    <w:rsid w:val="0030486D"/>
    <w:rsid w:val="00304C5E"/>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469"/>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474"/>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5BEC"/>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512C"/>
    <w:rsid w:val="0047636D"/>
    <w:rsid w:val="0047753A"/>
    <w:rsid w:val="00477AD8"/>
    <w:rsid w:val="004805F1"/>
    <w:rsid w:val="00480BD9"/>
    <w:rsid w:val="00482275"/>
    <w:rsid w:val="00482F94"/>
    <w:rsid w:val="0048323B"/>
    <w:rsid w:val="00484F30"/>
    <w:rsid w:val="0048521C"/>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99"/>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502E"/>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318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376DB"/>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7E8"/>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785"/>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53E"/>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57D"/>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6EFB"/>
    <w:rsid w:val="00867D34"/>
    <w:rsid w:val="008710F9"/>
    <w:rsid w:val="008718F1"/>
    <w:rsid w:val="0087236C"/>
    <w:rsid w:val="00872C6A"/>
    <w:rsid w:val="008735BA"/>
    <w:rsid w:val="00875338"/>
    <w:rsid w:val="008769B5"/>
    <w:rsid w:val="0088021D"/>
    <w:rsid w:val="008802D5"/>
    <w:rsid w:val="008804EC"/>
    <w:rsid w:val="00880989"/>
    <w:rsid w:val="008819B3"/>
    <w:rsid w:val="0088227A"/>
    <w:rsid w:val="0088262C"/>
    <w:rsid w:val="00882CE1"/>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1D21"/>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37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40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2BD6"/>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5AC4"/>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458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3E2"/>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2F91"/>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65AD"/>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BD3"/>
    <w:rsid w:val="00CC1D95"/>
    <w:rsid w:val="00CC24DC"/>
    <w:rsid w:val="00CC2942"/>
    <w:rsid w:val="00CC3463"/>
    <w:rsid w:val="00CC3F15"/>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5FB5"/>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3780F"/>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1C1"/>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04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071A"/>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364B9"/>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6B7B"/>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7775E"/>
    <w:rsid w:val="00E81282"/>
    <w:rsid w:val="00E82ECE"/>
    <w:rsid w:val="00E83505"/>
    <w:rsid w:val="00E843B3"/>
    <w:rsid w:val="00E844AF"/>
    <w:rsid w:val="00E844EA"/>
    <w:rsid w:val="00E92EB2"/>
    <w:rsid w:val="00E934BB"/>
    <w:rsid w:val="00E93570"/>
    <w:rsid w:val="00E94A9F"/>
    <w:rsid w:val="00E96CF7"/>
    <w:rsid w:val="00E977DA"/>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03CE"/>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862"/>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9F6"/>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371C"/>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4BB5"/>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9EC85-9B28-4A86-9FFE-965C41652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 w:type="character" w:styleId="Hyperlink">
    <w:name w:val="Hyperlink"/>
    <w:basedOn w:val="DefaultParagraphFont"/>
    <w:uiPriority w:val="99"/>
    <w:unhideWhenUsed/>
    <w:rsid w:val="00E56B7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ithub.com/cs2103jan2015-f10-2c/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AEECD-C369-4657-86AD-A323397DE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20</Pages>
  <Words>4598</Words>
  <Characters>26213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Ng Chon Beng</cp:lastModifiedBy>
  <cp:revision>93</cp:revision>
  <dcterms:created xsi:type="dcterms:W3CDTF">2015-02-06T05:53:00Z</dcterms:created>
  <dcterms:modified xsi:type="dcterms:W3CDTF">2015-04-13T15:24:00Z</dcterms:modified>
</cp:coreProperties>
</file>